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DFC9D" w14:textId="12E2A494" w:rsidR="00F3659C" w:rsidRDefault="002E0F17" w:rsidP="00AA46C5">
      <w:pPr>
        <w:spacing w:after="120" w:line="240" w:lineRule="exact"/>
        <w:ind w:left="720" w:hanging="720"/>
        <w:jc w:val="center"/>
        <w:rPr>
          <w:b/>
          <w:smallCaps/>
          <w:sz w:val="20"/>
          <w:szCs w:val="20"/>
        </w:rPr>
      </w:pPr>
      <w:r w:rsidRPr="002E0F17">
        <w:rPr>
          <w:b/>
          <w:smallCaps/>
          <w:sz w:val="20"/>
          <w:szCs w:val="20"/>
        </w:rPr>
        <w:t>Operando Aggregate-Induced Emission Monitoring for Inverse Projection Design in Vat Photopolymerization</w:t>
      </w:r>
      <w:r>
        <w:rPr>
          <w:b/>
          <w:smallCaps/>
          <w:sz w:val="20"/>
          <w:szCs w:val="20"/>
        </w:rPr>
        <w:t xml:space="preserve"> </w:t>
      </w:r>
      <w:r w:rsidR="001F3A7E">
        <w:rPr>
          <w:b/>
          <w:smallCaps/>
          <w:sz w:val="20"/>
          <w:szCs w:val="20"/>
        </w:rPr>
        <w:t>3D Printing</w:t>
      </w:r>
    </w:p>
    <w:p w14:paraId="5810D2CC" w14:textId="77777777" w:rsidR="00F3659C" w:rsidRDefault="00B132E1" w:rsidP="00AE7E19">
      <w:pPr>
        <w:spacing w:line="240" w:lineRule="exact"/>
        <w:jc w:val="both"/>
        <w:rPr>
          <w:b/>
          <w:smallCaps/>
          <w:sz w:val="20"/>
          <w:szCs w:val="20"/>
        </w:rPr>
      </w:pPr>
      <w:r>
        <w:rPr>
          <w:b/>
          <w:smallCaps/>
          <w:sz w:val="20"/>
          <w:szCs w:val="20"/>
        </w:rPr>
        <w:t xml:space="preserve">A. Overview &amp; Statement of </w:t>
      </w:r>
      <w:commentRangeStart w:id="0"/>
      <w:commentRangeStart w:id="1"/>
      <w:r>
        <w:rPr>
          <w:b/>
          <w:smallCaps/>
          <w:sz w:val="20"/>
          <w:szCs w:val="20"/>
        </w:rPr>
        <w:t>Objectives</w:t>
      </w:r>
      <w:commentRangeEnd w:id="0"/>
      <w:r w:rsidR="002E0F17">
        <w:rPr>
          <w:rStyle w:val="CommentReference"/>
          <w:b/>
          <w:smallCaps/>
          <w:sz w:val="20"/>
          <w:szCs w:val="20"/>
        </w:rPr>
        <w:commentReference w:id="0"/>
      </w:r>
      <w:commentRangeEnd w:id="1"/>
      <w:r>
        <w:rPr>
          <w:rStyle w:val="CommentReference"/>
          <w:b/>
          <w:smallCaps/>
          <w:sz w:val="20"/>
          <w:szCs w:val="20"/>
        </w:rPr>
        <w:commentReference w:id="1"/>
      </w:r>
    </w:p>
    <w:p w14:paraId="1F8CEFF9" w14:textId="7DC8F20E" w:rsidR="00AC55E2" w:rsidRPr="004E0466" w:rsidRDefault="004E0466" w:rsidP="00E53105">
      <w:pPr>
        <w:pStyle w:val="ListParagraph"/>
        <w:widowControl w:val="0"/>
        <w:numPr>
          <w:ilvl w:val="0"/>
          <w:numId w:val="3"/>
        </w:numPr>
        <w:spacing w:after="60" w:line="240" w:lineRule="exact"/>
        <w:jc w:val="both"/>
        <w:rPr>
          <w:i/>
          <w:iCs/>
          <w:sz w:val="20"/>
          <w:szCs w:val="20"/>
          <w:lang w:val="en-US"/>
        </w:rPr>
      </w:pPr>
      <w:r>
        <w:rPr>
          <w:sz w:val="20"/>
          <w:szCs w:val="20"/>
          <w:lang w:val="en-US"/>
        </w:rPr>
        <w:t>One brief paragraph with high level overview of why printing is important, specifying why light-based is important, and noting active challenges associated with part fidelity for objects that contain both large and small features in particular.</w:t>
      </w:r>
    </w:p>
    <w:p w14:paraId="7CDEF1AE" w14:textId="3BD11F92" w:rsidR="00AC55E2" w:rsidRPr="00AC55E2" w:rsidRDefault="1F8FD2C9" w:rsidP="3DED0B5F">
      <w:pPr>
        <w:widowControl w:val="0"/>
        <w:numPr>
          <w:ilvl w:val="0"/>
          <w:numId w:val="2"/>
        </w:numPr>
        <w:spacing w:line="240" w:lineRule="exact"/>
        <w:ind w:left="450" w:hanging="270"/>
        <w:jc w:val="both"/>
        <w:rPr>
          <w:i/>
          <w:iCs/>
          <w:sz w:val="20"/>
          <w:szCs w:val="20"/>
          <w:lang w:val="en-US"/>
        </w:rPr>
      </w:pPr>
      <w:r w:rsidRPr="3DED0B5F">
        <w:rPr>
          <w:b/>
          <w:bCs/>
          <w:i/>
          <w:iCs/>
          <w:sz w:val="20"/>
          <w:szCs w:val="20"/>
          <w:lang w:val="en-US"/>
        </w:rPr>
        <w:t xml:space="preserve">Global </w:t>
      </w:r>
      <w:r w:rsidR="769CBB53" w:rsidRPr="3DED0B5F">
        <w:rPr>
          <w:b/>
          <w:bCs/>
          <w:i/>
          <w:iCs/>
          <w:sz w:val="20"/>
          <w:szCs w:val="20"/>
          <w:lang w:val="en-US"/>
        </w:rPr>
        <w:t>(vision-level) question</w:t>
      </w:r>
      <w:r w:rsidRPr="3DED0B5F">
        <w:rPr>
          <w:b/>
          <w:bCs/>
          <w:i/>
          <w:iCs/>
          <w:sz w:val="20"/>
          <w:szCs w:val="20"/>
          <w:lang w:val="en-US"/>
        </w:rPr>
        <w:t>:</w:t>
      </w:r>
      <w:r w:rsidRPr="3DED0B5F">
        <w:rPr>
          <w:i/>
          <w:iCs/>
          <w:sz w:val="20"/>
          <w:szCs w:val="20"/>
          <w:lang w:val="en-US"/>
        </w:rPr>
        <w:t xml:space="preserve"> </w:t>
      </w:r>
      <w:r w:rsidR="769CBB53" w:rsidRPr="3DED0B5F">
        <w:rPr>
          <w:i/>
          <w:iCs/>
          <w:sz w:val="20"/>
          <w:szCs w:val="20"/>
        </w:rPr>
        <w:t xml:space="preserve">Can operando monitoring of resin state, coupled with real-time </w:t>
      </w:r>
      <w:r w:rsidR="42944DCD" w:rsidRPr="3DED0B5F">
        <w:rPr>
          <w:i/>
          <w:iCs/>
          <w:sz w:val="20"/>
          <w:szCs w:val="20"/>
        </w:rPr>
        <w:t xml:space="preserve">closed-loop </w:t>
      </w:r>
      <w:r w:rsidR="769CBB53" w:rsidRPr="3DED0B5F">
        <w:rPr>
          <w:i/>
          <w:iCs/>
          <w:sz w:val="20"/>
          <w:szCs w:val="20"/>
        </w:rPr>
        <w:t>inverse design, overcome the fundamental tradeoff between resolution and speed in vat photopolymerization?</w:t>
      </w:r>
    </w:p>
    <w:p w14:paraId="0FEA9254" w14:textId="0030B2F6" w:rsidR="00AC55E2" w:rsidRPr="00AC55E2" w:rsidRDefault="1F8FD2C9" w:rsidP="3DED0B5F">
      <w:pPr>
        <w:widowControl w:val="0"/>
        <w:numPr>
          <w:ilvl w:val="0"/>
          <w:numId w:val="2"/>
        </w:numPr>
        <w:spacing w:after="60" w:line="240" w:lineRule="exact"/>
        <w:ind w:left="461" w:hanging="274"/>
        <w:jc w:val="both"/>
        <w:rPr>
          <w:i/>
          <w:iCs/>
          <w:sz w:val="20"/>
          <w:szCs w:val="20"/>
          <w:lang w:val="en-US"/>
        </w:rPr>
      </w:pPr>
      <w:r w:rsidRPr="3DED0B5F">
        <w:rPr>
          <w:b/>
          <w:bCs/>
          <w:i/>
          <w:iCs/>
          <w:sz w:val="20"/>
          <w:szCs w:val="20"/>
          <w:lang w:val="en-US"/>
        </w:rPr>
        <w:t xml:space="preserve">Local </w:t>
      </w:r>
      <w:r w:rsidR="769CBB53" w:rsidRPr="3DED0B5F">
        <w:rPr>
          <w:b/>
          <w:bCs/>
          <w:i/>
          <w:iCs/>
          <w:sz w:val="20"/>
          <w:szCs w:val="20"/>
          <w:lang w:val="en-US"/>
        </w:rPr>
        <w:t xml:space="preserve">(project-specific) </w:t>
      </w:r>
      <w:r w:rsidRPr="3DED0B5F">
        <w:rPr>
          <w:b/>
          <w:bCs/>
          <w:i/>
          <w:iCs/>
          <w:sz w:val="20"/>
          <w:szCs w:val="20"/>
          <w:lang w:val="en-US"/>
        </w:rPr>
        <w:t>question:</w:t>
      </w:r>
      <w:r w:rsidRPr="3DED0B5F">
        <w:rPr>
          <w:i/>
          <w:iCs/>
          <w:sz w:val="20"/>
          <w:szCs w:val="20"/>
          <w:lang w:val="en-US"/>
        </w:rPr>
        <w:t xml:space="preserve"> </w:t>
      </w:r>
      <w:r w:rsidR="769CBB53" w:rsidRPr="3DED0B5F">
        <w:rPr>
          <w:i/>
          <w:iCs/>
          <w:sz w:val="20"/>
          <w:szCs w:val="20"/>
        </w:rPr>
        <w:t xml:space="preserve">Can aggregate-induced emission–based operando imaging of resin viscosity be used </w:t>
      </w:r>
      <w:r w:rsidR="03017872" w:rsidRPr="3DED0B5F">
        <w:rPr>
          <w:i/>
          <w:iCs/>
          <w:sz w:val="20"/>
          <w:szCs w:val="20"/>
        </w:rPr>
        <w:t>as a baseline for</w:t>
      </w:r>
      <w:r w:rsidR="769CBB53" w:rsidRPr="3DED0B5F">
        <w:rPr>
          <w:i/>
          <w:iCs/>
          <w:sz w:val="20"/>
          <w:szCs w:val="20"/>
        </w:rPr>
        <w:t xml:space="preserve"> an inverse design framework that dynamically modulates grayscale projection during printing, enabling uniform, near-ideal feature fidelity across length scales in vat photopolymerization?</w:t>
      </w:r>
    </w:p>
    <w:p w14:paraId="1873CC0E" w14:textId="3155C2B6" w:rsidR="00F3659C" w:rsidRDefault="1F8FD2C9" w:rsidP="00AE7E19">
      <w:pPr>
        <w:spacing w:after="120" w:line="240" w:lineRule="exact"/>
        <w:jc w:val="both"/>
        <w:rPr>
          <w:sz w:val="20"/>
          <w:szCs w:val="20"/>
          <w:lang w:val="en-US"/>
        </w:rPr>
      </w:pPr>
      <w:r w:rsidRPr="3DED0B5F">
        <w:rPr>
          <w:sz w:val="20"/>
          <w:szCs w:val="20"/>
          <w:lang w:val="en-US"/>
        </w:rPr>
        <w:t xml:space="preserve">To answer the local question we will </w:t>
      </w:r>
      <w:r w:rsidR="5C3F8689" w:rsidRPr="3DED0B5F">
        <w:rPr>
          <w:sz w:val="20"/>
          <w:szCs w:val="20"/>
        </w:rPr>
        <w:t>systematically develop and validate an operando, feedback-controlled manufacturing framework for vat photopolymerization that couples embedded sensing with inverse projection design</w:t>
      </w:r>
      <w:r w:rsidR="769CBB53" w:rsidRPr="3DED0B5F">
        <w:rPr>
          <w:sz w:val="20"/>
          <w:szCs w:val="20"/>
          <w:lang w:val="en-US"/>
        </w:rPr>
        <w:t xml:space="preserve"> </w:t>
      </w:r>
      <w:r w:rsidRPr="3DED0B5F">
        <w:rPr>
          <w:sz w:val="20"/>
          <w:szCs w:val="20"/>
          <w:lang w:val="en-US"/>
        </w:rPr>
        <w:t>(</w:t>
      </w:r>
      <w:r w:rsidRPr="3DED0B5F">
        <w:rPr>
          <w:b/>
          <w:bCs/>
          <w:sz w:val="20"/>
          <w:szCs w:val="20"/>
          <w:lang w:val="en-US"/>
        </w:rPr>
        <w:t>Fig. 1A</w:t>
      </w:r>
      <w:r w:rsidRPr="3DED0B5F">
        <w:rPr>
          <w:sz w:val="20"/>
          <w:szCs w:val="20"/>
          <w:lang w:val="en-US"/>
        </w:rPr>
        <w:t xml:space="preserve">). </w:t>
      </w:r>
      <w:r w:rsidR="5C3F8689" w:rsidRPr="3DED0B5F">
        <w:rPr>
          <w:sz w:val="20"/>
          <w:szCs w:val="20"/>
        </w:rPr>
        <w:t xml:space="preserve">We </w:t>
      </w:r>
      <w:r w:rsidR="5C3F8689" w:rsidRPr="3DED0B5F">
        <w:rPr>
          <w:b/>
          <w:bCs/>
          <w:i/>
          <w:iCs/>
          <w:sz w:val="20"/>
          <w:szCs w:val="20"/>
        </w:rPr>
        <w:t>hypothesize</w:t>
      </w:r>
      <w:r w:rsidR="5C3F8689" w:rsidRPr="3DED0B5F">
        <w:rPr>
          <w:sz w:val="20"/>
          <w:szCs w:val="20"/>
        </w:rPr>
        <w:t xml:space="preserve"> that real-time, spatially resolved measurements of resin state obtained via aggregate-induced emission (AIE) can be translated into control-relevant process descriptors and used within an inverse design framework to dynamically modulate projection exposure, thereby decoupling manufacturing fidelity from throughput limitations. Achieving this necessitates (i) the development of robust, manufacturable AIE-enabled resin formulations that provide quantitative operando observability of cure state, (ii) the formulation of an inverse, control-oriented model that maps observed process states to optimized projection inputs, and (iii) the integration of these capabilities into a closed-loop digital light processing system capable of real-time decision-making during printing. </w:t>
      </w:r>
      <w:r w:rsidRPr="3DED0B5F">
        <w:rPr>
          <w:sz w:val="20"/>
          <w:szCs w:val="20"/>
          <w:lang w:val="en-US"/>
        </w:rPr>
        <w:t xml:space="preserve">We propose three </w:t>
      </w:r>
      <w:r w:rsidRPr="3DED0B5F">
        <w:rPr>
          <w:i/>
          <w:iCs/>
          <w:sz w:val="20"/>
          <w:szCs w:val="20"/>
          <w:lang w:val="en-US"/>
        </w:rPr>
        <w:t>Aims</w:t>
      </w:r>
      <w:r w:rsidRPr="3DED0B5F">
        <w:rPr>
          <w:sz w:val="20"/>
          <w:szCs w:val="20"/>
          <w:lang w:val="en-US"/>
        </w:rPr>
        <w:t xml:space="preserve"> that leverage </w:t>
      </w:r>
      <w:r w:rsidR="1AF3410E" w:rsidRPr="3DED0B5F">
        <w:rPr>
          <w:sz w:val="20"/>
          <w:szCs w:val="20"/>
          <w:lang w:val="en-US"/>
        </w:rPr>
        <w:t xml:space="preserve">our group’s demonstrated </w:t>
      </w:r>
      <w:r w:rsidRPr="3DED0B5F">
        <w:rPr>
          <w:sz w:val="20"/>
          <w:szCs w:val="20"/>
          <w:lang w:val="en-US"/>
        </w:rPr>
        <w:t xml:space="preserve">expertise in </w:t>
      </w:r>
      <w:r w:rsidR="1A8403E7" w:rsidRPr="3DED0B5F">
        <w:rPr>
          <w:sz w:val="20"/>
          <w:szCs w:val="20"/>
          <w:lang w:val="en-US"/>
        </w:rPr>
        <w:t xml:space="preserve">polymer science, additive manufacturing, modeling, and </w:t>
      </w:r>
      <w:commentRangeStart w:id="2"/>
      <w:r w:rsidR="1A8403E7" w:rsidRPr="3DED0B5F">
        <w:rPr>
          <w:sz w:val="20"/>
          <w:szCs w:val="20"/>
          <w:lang w:val="en-US"/>
        </w:rPr>
        <w:t>microfabrication</w:t>
      </w:r>
      <w:commentRangeEnd w:id="2"/>
      <w:r w:rsidR="00AC55E2" w:rsidRPr="3DED0B5F">
        <w:rPr>
          <w:rStyle w:val="CommentReference"/>
          <w:sz w:val="20"/>
          <w:szCs w:val="20"/>
          <w:lang w:val="en-US"/>
        </w:rPr>
        <w:commentReference w:id="2"/>
      </w:r>
      <w:r w:rsidRPr="3DED0B5F">
        <w:rPr>
          <w:sz w:val="20"/>
          <w:szCs w:val="20"/>
          <w:lang w:val="en-US"/>
        </w:rPr>
        <w:t xml:space="preserve">. Specifically, we will </w:t>
      </w:r>
      <w:r w:rsidR="2D8D103E" w:rsidRPr="3DED0B5F">
        <w:rPr>
          <w:sz w:val="20"/>
          <w:szCs w:val="20"/>
          <w:lang w:val="en-US"/>
        </w:rPr>
        <w:t>develop</w:t>
      </w:r>
      <w:r w:rsidR="769CBB53" w:rsidRPr="3DED0B5F">
        <w:rPr>
          <w:sz w:val="20"/>
          <w:szCs w:val="20"/>
          <w:lang w:val="en-US"/>
        </w:rPr>
        <w:t xml:space="preserve"> a</w:t>
      </w:r>
      <w:r w:rsidR="2D8D103E" w:rsidRPr="3DED0B5F">
        <w:rPr>
          <w:sz w:val="20"/>
          <w:szCs w:val="20"/>
          <w:lang w:val="en-US"/>
        </w:rPr>
        <w:t xml:space="preserve"> </w:t>
      </w:r>
      <w:r w:rsidRPr="3DED0B5F">
        <w:rPr>
          <w:b/>
          <w:bCs/>
          <w:color w:val="137A6B"/>
          <w:sz w:val="20"/>
          <w:szCs w:val="20"/>
        </w:rPr>
        <w:t>S</w:t>
      </w:r>
      <w:r w:rsidR="769CBB53" w:rsidRPr="3DED0B5F">
        <w:rPr>
          <w:b/>
          <w:bCs/>
          <w:color w:val="137A6B"/>
          <w:sz w:val="20"/>
          <w:szCs w:val="20"/>
        </w:rPr>
        <w:t xml:space="preserve">ensing Platform </w:t>
      </w:r>
      <w:r w:rsidRPr="3DED0B5F">
        <w:rPr>
          <w:sz w:val="20"/>
          <w:szCs w:val="20"/>
          <w:lang w:val="en-US"/>
        </w:rPr>
        <w:t>(</w:t>
      </w:r>
      <w:r w:rsidRPr="3DED0B5F">
        <w:rPr>
          <w:b/>
          <w:bCs/>
          <w:color w:val="137A6B"/>
          <w:sz w:val="20"/>
          <w:szCs w:val="20"/>
          <w:lang w:val="en-US"/>
        </w:rPr>
        <w:t>Aim 1</w:t>
      </w:r>
      <w:r w:rsidRPr="3DED0B5F">
        <w:rPr>
          <w:sz w:val="20"/>
          <w:szCs w:val="20"/>
          <w:lang w:val="en-US"/>
        </w:rPr>
        <w:t xml:space="preserve">), </w:t>
      </w:r>
      <w:r w:rsidR="73D7C2AF" w:rsidRPr="3DED0B5F">
        <w:rPr>
          <w:b/>
          <w:bCs/>
          <w:color w:val="AD1D3C"/>
          <w:sz w:val="20"/>
          <w:szCs w:val="20"/>
        </w:rPr>
        <w:t>I</w:t>
      </w:r>
      <w:r w:rsidR="769CBB53" w:rsidRPr="3DED0B5F">
        <w:rPr>
          <w:b/>
          <w:bCs/>
          <w:color w:val="AD1D3C"/>
          <w:sz w:val="20"/>
          <w:szCs w:val="20"/>
        </w:rPr>
        <w:t>nvers</w:t>
      </w:r>
      <w:r w:rsidR="65ED5589" w:rsidRPr="3DED0B5F">
        <w:rPr>
          <w:b/>
          <w:bCs/>
          <w:color w:val="AD1D3C"/>
          <w:sz w:val="20"/>
          <w:szCs w:val="20"/>
        </w:rPr>
        <w:t>e</w:t>
      </w:r>
      <w:r w:rsidR="769CBB53" w:rsidRPr="3DED0B5F">
        <w:rPr>
          <w:b/>
          <w:bCs/>
          <w:color w:val="AD1D3C"/>
          <w:sz w:val="20"/>
          <w:szCs w:val="20"/>
        </w:rPr>
        <w:t xml:space="preserve"> Design </w:t>
      </w:r>
      <w:r w:rsidRPr="3DED0B5F">
        <w:rPr>
          <w:sz w:val="20"/>
          <w:szCs w:val="20"/>
          <w:lang w:val="en-US"/>
        </w:rPr>
        <w:t>(</w:t>
      </w:r>
      <w:r w:rsidRPr="3DED0B5F">
        <w:rPr>
          <w:b/>
          <w:bCs/>
          <w:color w:val="AD1D3C"/>
          <w:sz w:val="20"/>
          <w:szCs w:val="20"/>
          <w:lang w:val="en-US"/>
        </w:rPr>
        <w:t>Aim 2</w:t>
      </w:r>
      <w:r w:rsidRPr="3DED0B5F">
        <w:rPr>
          <w:sz w:val="20"/>
          <w:szCs w:val="20"/>
          <w:lang w:val="en-US"/>
        </w:rPr>
        <w:t xml:space="preserve">), and </w:t>
      </w:r>
      <w:r w:rsidR="089910EC" w:rsidRPr="3DED0B5F">
        <w:rPr>
          <w:b/>
          <w:bCs/>
          <w:color w:val="232B7F"/>
          <w:sz w:val="20"/>
          <w:szCs w:val="20"/>
          <w:lang w:val="en-US"/>
        </w:rPr>
        <w:t>3D D</w:t>
      </w:r>
      <w:r w:rsidR="769CBB53" w:rsidRPr="3DED0B5F">
        <w:rPr>
          <w:b/>
          <w:bCs/>
          <w:color w:val="232B7F"/>
          <w:sz w:val="20"/>
          <w:szCs w:val="20"/>
          <w:lang w:val="en-US"/>
        </w:rPr>
        <w:t>emonstration</w:t>
      </w:r>
      <w:r w:rsidRPr="3DED0B5F">
        <w:rPr>
          <w:sz w:val="20"/>
          <w:szCs w:val="20"/>
          <w:lang w:val="en-US"/>
        </w:rPr>
        <w:t xml:space="preserve"> (</w:t>
      </w:r>
      <w:r w:rsidRPr="3DED0B5F">
        <w:rPr>
          <w:b/>
          <w:bCs/>
          <w:color w:val="232B7F"/>
          <w:sz w:val="20"/>
          <w:szCs w:val="20"/>
          <w:lang w:val="en-US"/>
        </w:rPr>
        <w:t>Aim 3</w:t>
      </w:r>
      <w:r w:rsidRPr="3DED0B5F">
        <w:rPr>
          <w:sz w:val="20"/>
          <w:szCs w:val="20"/>
          <w:lang w:val="en-US"/>
        </w:rPr>
        <w:t xml:space="preserve">). This work builds upon the </w:t>
      </w:r>
      <w:r w:rsidR="769CBB53" w:rsidRPr="3DED0B5F">
        <w:rPr>
          <w:sz w:val="20"/>
          <w:szCs w:val="20"/>
          <w:lang w:val="en-US"/>
        </w:rPr>
        <w:t>teams</w:t>
      </w:r>
      <w:r w:rsidR="11ADA43E" w:rsidRPr="3DED0B5F">
        <w:rPr>
          <w:sz w:val="20"/>
          <w:szCs w:val="20"/>
          <w:lang w:val="en-US"/>
        </w:rPr>
        <w:t>’</w:t>
      </w:r>
      <w:r w:rsidR="769CBB53" w:rsidRPr="3DED0B5F">
        <w:rPr>
          <w:sz w:val="20"/>
          <w:szCs w:val="20"/>
          <w:lang w:val="en-US"/>
        </w:rPr>
        <w:t xml:space="preserve"> </w:t>
      </w:r>
      <w:r w:rsidRPr="3DED0B5F">
        <w:rPr>
          <w:sz w:val="20"/>
          <w:szCs w:val="20"/>
          <w:lang w:val="en-US"/>
        </w:rPr>
        <w:t>prior</w:t>
      </w:r>
      <w:r w:rsidR="769CBB53" w:rsidRPr="3DED0B5F">
        <w:rPr>
          <w:sz w:val="20"/>
          <w:szCs w:val="20"/>
          <w:lang w:val="en-US"/>
        </w:rPr>
        <w:t xml:space="preserve"> collaborative efforts and NSF-funded work through a Future Manufacturing Research </w:t>
      </w:r>
      <w:commentRangeStart w:id="3"/>
      <w:r w:rsidR="769CBB53" w:rsidRPr="3DED0B5F">
        <w:rPr>
          <w:sz w:val="20"/>
          <w:szCs w:val="20"/>
          <w:lang w:val="en-US"/>
        </w:rPr>
        <w:t>Grant</w:t>
      </w:r>
      <w:commentRangeEnd w:id="3"/>
      <w:r w:rsidR="00AC55E2" w:rsidRPr="3DED0B5F">
        <w:rPr>
          <w:rStyle w:val="CommentReference"/>
          <w:sz w:val="20"/>
          <w:szCs w:val="20"/>
          <w:lang w:val="en-US"/>
        </w:rPr>
        <w:commentReference w:id="3"/>
      </w:r>
      <w:r w:rsidRPr="3DED0B5F">
        <w:rPr>
          <w:sz w:val="20"/>
          <w:szCs w:val="20"/>
          <w:lang w:val="en-US"/>
        </w:rPr>
        <w:t>.</w:t>
      </w:r>
      <w:r w:rsidR="7A5244BD" w:rsidRPr="3DED0B5F">
        <w:rPr>
          <w:sz w:val="20"/>
          <w:szCs w:val="20"/>
          <w:lang w:val="en-US"/>
        </w:rPr>
        <w:t xml:space="preserve"> </w:t>
      </w:r>
    </w:p>
    <w:p w14:paraId="0873D56B" w14:textId="77777777" w:rsidR="00F3659C" w:rsidRDefault="00B132E1" w:rsidP="00AE7E19">
      <w:pPr>
        <w:spacing w:line="240" w:lineRule="exact"/>
        <w:jc w:val="both"/>
        <w:rPr>
          <w:b/>
          <w:smallCaps/>
          <w:sz w:val="20"/>
          <w:szCs w:val="20"/>
        </w:rPr>
      </w:pPr>
      <w:r>
        <w:rPr>
          <w:b/>
          <w:smallCaps/>
          <w:sz w:val="20"/>
          <w:szCs w:val="20"/>
        </w:rPr>
        <w:t xml:space="preserve">B. Background and </w:t>
      </w:r>
      <w:commentRangeStart w:id="4"/>
      <w:r>
        <w:rPr>
          <w:b/>
          <w:smallCaps/>
          <w:sz w:val="20"/>
          <w:szCs w:val="20"/>
        </w:rPr>
        <w:t>Significance</w:t>
      </w:r>
      <w:commentRangeEnd w:id="4"/>
      <w:r w:rsidR="009B1ABA">
        <w:rPr>
          <w:rStyle w:val="CommentReference"/>
          <w:b/>
          <w:smallCaps/>
          <w:sz w:val="20"/>
          <w:szCs w:val="20"/>
        </w:rPr>
        <w:commentReference w:id="4"/>
      </w:r>
    </w:p>
    <w:p w14:paraId="58317C1B" w14:textId="342A0471" w:rsidR="00B343ED" w:rsidRDefault="1C49C0F2" w:rsidP="2FEE2662">
      <w:pPr>
        <w:spacing w:after="120" w:line="240" w:lineRule="exact"/>
        <w:ind w:firstLine="360"/>
        <w:jc w:val="both"/>
        <w:rPr>
          <w:sz w:val="20"/>
          <w:szCs w:val="20"/>
          <w:lang w:val="en-US"/>
        </w:rPr>
      </w:pPr>
      <w:r w:rsidRPr="3DED0B5F">
        <w:rPr>
          <w:sz w:val="20"/>
          <w:szCs w:val="20"/>
          <w:lang w:val="en-US"/>
        </w:rPr>
        <w:t>Advancements in p</w:t>
      </w:r>
      <w:r w:rsidR="593A5BD6" w:rsidRPr="3DED0B5F">
        <w:rPr>
          <w:sz w:val="20"/>
          <w:szCs w:val="20"/>
          <w:lang w:val="en-US"/>
        </w:rPr>
        <w:t>hotop</w:t>
      </w:r>
      <w:r w:rsidRPr="3DED0B5F">
        <w:rPr>
          <w:sz w:val="20"/>
          <w:szCs w:val="20"/>
          <w:lang w:val="en-US"/>
        </w:rPr>
        <w:t xml:space="preserve">olymer chemistry, </w:t>
      </w:r>
      <w:r w:rsidR="6296B8E0" w:rsidRPr="3DED0B5F">
        <w:rPr>
          <w:sz w:val="20"/>
          <w:szCs w:val="20"/>
          <w:lang w:val="en-US"/>
        </w:rPr>
        <w:t xml:space="preserve">digital optical </w:t>
      </w:r>
      <w:r w:rsidR="520482C9" w:rsidRPr="3DED0B5F">
        <w:rPr>
          <w:sz w:val="20"/>
          <w:szCs w:val="20"/>
          <w:lang w:val="en-US"/>
        </w:rPr>
        <w:t>devices</w:t>
      </w:r>
      <w:r w:rsidR="6296B8E0" w:rsidRPr="3DED0B5F">
        <w:rPr>
          <w:sz w:val="20"/>
          <w:szCs w:val="20"/>
          <w:lang w:val="en-US"/>
        </w:rPr>
        <w:t xml:space="preserve">, </w:t>
      </w:r>
      <w:r w:rsidR="593A5BD6" w:rsidRPr="3DED0B5F">
        <w:rPr>
          <w:sz w:val="20"/>
          <w:szCs w:val="20"/>
          <w:lang w:val="en-US"/>
        </w:rPr>
        <w:t xml:space="preserve">and artificial intelligence (AI)-ready computing </w:t>
      </w:r>
      <w:r w:rsidR="4620441A" w:rsidRPr="3DED0B5F">
        <w:rPr>
          <w:sz w:val="20"/>
          <w:szCs w:val="20"/>
          <w:lang w:val="en-US"/>
        </w:rPr>
        <w:t>resources</w:t>
      </w:r>
      <w:r w:rsidR="593A5BD6" w:rsidRPr="3DED0B5F">
        <w:rPr>
          <w:sz w:val="20"/>
          <w:szCs w:val="20"/>
          <w:lang w:val="en-US"/>
        </w:rPr>
        <w:t xml:space="preserve"> have </w:t>
      </w:r>
      <w:r w:rsidR="1050545D" w:rsidRPr="3DED0B5F">
        <w:rPr>
          <w:sz w:val="20"/>
          <w:szCs w:val="20"/>
          <w:lang w:val="en-US"/>
        </w:rPr>
        <w:t xml:space="preserve">expanded the use of plastics </w:t>
      </w:r>
      <w:r w:rsidR="1B58170D" w:rsidRPr="3DED0B5F">
        <w:rPr>
          <w:sz w:val="20"/>
          <w:szCs w:val="20"/>
          <w:lang w:val="en-US"/>
        </w:rPr>
        <w:t>manufactured via vat photopolymerization additive manufacturing for</w:t>
      </w:r>
      <w:r w:rsidR="1050545D" w:rsidRPr="3DED0B5F">
        <w:rPr>
          <w:sz w:val="20"/>
          <w:szCs w:val="20"/>
          <w:lang w:val="en-US"/>
        </w:rPr>
        <w:t xml:space="preserve"> biomedical devices, microelectronics</w:t>
      </w:r>
      <w:r w:rsidR="228E01B0" w:rsidRPr="3DED0B5F">
        <w:rPr>
          <w:sz w:val="20"/>
          <w:szCs w:val="20"/>
          <w:lang w:val="en-US"/>
        </w:rPr>
        <w:t xml:space="preserve">, and other value-added industries. </w:t>
      </w:r>
      <w:r w:rsidR="6F76A30C" w:rsidRPr="3DED0B5F">
        <w:rPr>
          <w:sz w:val="20"/>
          <w:szCs w:val="20"/>
          <w:lang w:val="en-US"/>
        </w:rPr>
        <w:t>One key drive</w:t>
      </w:r>
      <w:r w:rsidR="1B58170D" w:rsidRPr="3DED0B5F">
        <w:rPr>
          <w:sz w:val="20"/>
          <w:szCs w:val="20"/>
          <w:lang w:val="en-US"/>
        </w:rPr>
        <w:t>r</w:t>
      </w:r>
      <w:r w:rsidR="6F76A30C" w:rsidRPr="3DED0B5F">
        <w:rPr>
          <w:sz w:val="20"/>
          <w:szCs w:val="20"/>
          <w:lang w:val="en-US"/>
        </w:rPr>
        <w:t xml:space="preserve"> is the increase in resolution and fidelity</w:t>
      </w:r>
      <w:r w:rsidR="3DE90C96" w:rsidRPr="3DED0B5F">
        <w:rPr>
          <w:sz w:val="20"/>
          <w:szCs w:val="20"/>
          <w:lang w:val="en-US"/>
        </w:rPr>
        <w:t xml:space="preserve"> (accuracy)</w:t>
      </w:r>
      <w:r w:rsidR="6F76A30C" w:rsidRPr="3DED0B5F">
        <w:rPr>
          <w:sz w:val="20"/>
          <w:szCs w:val="20"/>
          <w:lang w:val="en-US"/>
        </w:rPr>
        <w:t xml:space="preserve"> of </w:t>
      </w:r>
      <w:r w:rsidR="1B58170D" w:rsidRPr="3DED0B5F">
        <w:rPr>
          <w:sz w:val="20"/>
          <w:szCs w:val="20"/>
          <w:lang w:val="en-US"/>
        </w:rPr>
        <w:t xml:space="preserve">VPP </w:t>
      </w:r>
      <w:r w:rsidR="126E5089" w:rsidRPr="3DED0B5F">
        <w:rPr>
          <w:sz w:val="20"/>
          <w:szCs w:val="20"/>
          <w:lang w:val="en-US"/>
        </w:rPr>
        <w:t xml:space="preserve">down to the micron level; it is </w:t>
      </w:r>
      <w:r w:rsidR="4E1FA878" w:rsidRPr="3DED0B5F">
        <w:rPr>
          <w:sz w:val="20"/>
          <w:szCs w:val="20"/>
          <w:lang w:val="en-US"/>
        </w:rPr>
        <w:t>now</w:t>
      </w:r>
      <w:r w:rsidR="126E5089" w:rsidRPr="3DED0B5F">
        <w:rPr>
          <w:sz w:val="20"/>
          <w:szCs w:val="20"/>
          <w:lang w:val="en-US"/>
        </w:rPr>
        <w:t xml:space="preserve"> possible to cure </w:t>
      </w:r>
      <w:r w:rsidR="41F1E2E3" w:rsidRPr="3DED0B5F">
        <w:rPr>
          <w:sz w:val="20"/>
          <w:szCs w:val="20"/>
          <w:lang w:val="en-US"/>
        </w:rPr>
        <w:t xml:space="preserve">a single </w:t>
      </w:r>
      <w:r w:rsidR="29DED9A7" w:rsidRPr="3DED0B5F">
        <w:rPr>
          <w:sz w:val="20"/>
          <w:szCs w:val="20"/>
          <w:lang w:val="en-US"/>
        </w:rPr>
        <w:t>pixel of resin to an XY-resolution of 5×5 µm</w:t>
      </w:r>
      <w:r w:rsidR="29DED9A7" w:rsidRPr="3DED0B5F">
        <w:rPr>
          <w:sz w:val="20"/>
          <w:szCs w:val="20"/>
          <w:vertAlign w:val="superscript"/>
          <w:lang w:val="en-US"/>
        </w:rPr>
        <w:t>2</w:t>
      </w:r>
      <w:r w:rsidR="1B3D2C2D" w:rsidRPr="3DED0B5F">
        <w:rPr>
          <w:sz w:val="20"/>
          <w:szCs w:val="20"/>
          <w:lang w:val="en-US"/>
        </w:rPr>
        <w:t xml:space="preserve"> </w:t>
      </w:r>
      <w:commentRangeStart w:id="5"/>
      <w:commentRangeStart w:id="6"/>
      <w:commentRangeStart w:id="7"/>
      <w:r w:rsidR="1B3D2C2D" w:rsidRPr="3DED0B5F">
        <w:rPr>
          <w:sz w:val="20"/>
          <w:szCs w:val="20"/>
          <w:lang w:val="en-US"/>
        </w:rPr>
        <w:t>[ref???]</w:t>
      </w:r>
      <w:commentRangeEnd w:id="5"/>
      <w:r w:rsidR="00B343ED" w:rsidRPr="3DED0B5F">
        <w:rPr>
          <w:rStyle w:val="CommentReference"/>
          <w:sz w:val="20"/>
          <w:szCs w:val="20"/>
          <w:lang w:val="en-US"/>
        </w:rPr>
        <w:commentReference w:id="5"/>
      </w:r>
      <w:commentRangeEnd w:id="6"/>
      <w:r w:rsidR="00B343ED" w:rsidRPr="3DED0B5F">
        <w:rPr>
          <w:rStyle w:val="CommentReference"/>
          <w:sz w:val="20"/>
          <w:szCs w:val="20"/>
          <w:lang w:val="en-US"/>
        </w:rPr>
        <w:commentReference w:id="6"/>
      </w:r>
      <w:commentRangeEnd w:id="7"/>
      <w:r w:rsidR="00B343ED" w:rsidRPr="3DED0B5F">
        <w:rPr>
          <w:rStyle w:val="CommentReference"/>
          <w:sz w:val="20"/>
          <w:szCs w:val="20"/>
          <w:lang w:val="en-US"/>
        </w:rPr>
        <w:commentReference w:id="7"/>
      </w:r>
      <w:r w:rsidR="41F1E2E3" w:rsidRPr="3DED0B5F">
        <w:rPr>
          <w:sz w:val="20"/>
          <w:szCs w:val="20"/>
          <w:lang w:val="en-US"/>
        </w:rPr>
        <w:t xml:space="preserve">. </w:t>
      </w:r>
      <w:r w:rsidR="75B9DC5A" w:rsidRPr="3DED0B5F">
        <w:rPr>
          <w:sz w:val="20"/>
          <w:szCs w:val="20"/>
          <w:lang w:val="en-US"/>
        </w:rPr>
        <w:t xml:space="preserve">However, to make this a scalable and reproducible process, we </w:t>
      </w:r>
      <w:r w:rsidR="1ED846E4" w:rsidRPr="3DED0B5F">
        <w:rPr>
          <w:sz w:val="20"/>
          <w:szCs w:val="20"/>
          <w:lang w:val="en-US"/>
        </w:rPr>
        <w:t>propose</w:t>
      </w:r>
      <w:r w:rsidR="7F5B61A3" w:rsidRPr="3DED0B5F">
        <w:rPr>
          <w:sz w:val="20"/>
          <w:szCs w:val="20"/>
          <w:lang w:val="en-US"/>
        </w:rPr>
        <w:t xml:space="preserve"> working on a two-pronged approach as described below.</w:t>
      </w:r>
    </w:p>
    <w:p w14:paraId="080F3B0D" w14:textId="19BF3A6F" w:rsidR="0094623F" w:rsidRPr="00A6192A" w:rsidRDefault="008D5D26" w:rsidP="2FEE2662">
      <w:pPr>
        <w:spacing w:after="120" w:line="240" w:lineRule="exact"/>
        <w:ind w:firstLine="360"/>
        <w:jc w:val="both"/>
        <w:rPr>
          <w:color w:val="C0504D" w:themeColor="accent2"/>
          <w:sz w:val="20"/>
          <w:szCs w:val="20"/>
          <w:lang w:val="en-US"/>
        </w:rPr>
      </w:pPr>
      <w:r w:rsidRPr="00A6192A">
        <w:rPr>
          <w:color w:val="C0504D" w:themeColor="accent2"/>
          <w:sz w:val="20"/>
          <w:szCs w:val="20"/>
          <w:lang w:val="en-US"/>
        </w:rPr>
        <w:t xml:space="preserve">Xxx (short section overviewing the relevant background in (i) in situ or operando monitoring in vat 3D printing platforms, (ii) AIE as a method in monitoring curing kinetics in general, and (iii) inverse design strategies (Jerry Qi stuff, others?). </w:t>
      </w:r>
    </w:p>
    <w:p w14:paraId="0EC71C91" w14:textId="069F6292" w:rsidR="00B470B4" w:rsidRDefault="00B132E1" w:rsidP="2FEE2662">
      <w:pPr>
        <w:spacing w:after="120" w:line="240" w:lineRule="exact"/>
        <w:jc w:val="both"/>
      </w:pPr>
      <w:r w:rsidRPr="4C0956A7">
        <w:rPr>
          <w:b/>
          <w:bCs/>
          <w:smallCaps/>
          <w:sz w:val="20"/>
          <w:szCs w:val="20"/>
          <w:lang w:val="en-US"/>
        </w:rPr>
        <w:t xml:space="preserve">B.1. </w:t>
      </w:r>
      <w:r w:rsidR="008D5D26" w:rsidRPr="4C0956A7">
        <w:rPr>
          <w:b/>
          <w:bCs/>
          <w:smallCaps/>
          <w:sz w:val="20"/>
          <w:szCs w:val="20"/>
          <w:lang w:val="en-US"/>
        </w:rPr>
        <w:t>Monitoring Strategies in Vat 3D Printing Platforms to Improve Curing Fidelity</w:t>
      </w:r>
      <w:r w:rsidR="00A65A85" w:rsidRPr="4C0956A7">
        <w:rPr>
          <w:b/>
          <w:bCs/>
          <w:smallCaps/>
          <w:sz w:val="20"/>
          <w:szCs w:val="20"/>
          <w:lang w:val="en-US"/>
        </w:rPr>
        <w:t>.</w:t>
      </w:r>
      <w:r w:rsidR="0094623F" w:rsidRPr="4C0956A7">
        <w:rPr>
          <w:b/>
          <w:bCs/>
          <w:smallCaps/>
          <w:sz w:val="20"/>
          <w:szCs w:val="20"/>
          <w:lang w:val="en-US"/>
        </w:rPr>
        <w:t xml:space="preserve"> </w:t>
      </w:r>
      <w:commentRangeStart w:id="9"/>
      <w:commentRangeStart w:id="10"/>
      <w:r w:rsidR="008D5D26" w:rsidRPr="4C0956A7">
        <w:rPr>
          <w:sz w:val="20"/>
          <w:szCs w:val="20"/>
          <w:lang w:val="en-US"/>
        </w:rPr>
        <w:t>Xxx</w:t>
      </w:r>
      <w:commentRangeEnd w:id="9"/>
      <w:r>
        <w:rPr>
          <w:rStyle w:val="CommentReference"/>
          <w:sz w:val="22"/>
          <w:szCs w:val="22"/>
        </w:rPr>
        <w:commentReference w:id="9"/>
      </w:r>
      <w:commentRangeEnd w:id="10"/>
      <w:r>
        <w:rPr>
          <w:rStyle w:val="CommentReference"/>
          <w:sz w:val="22"/>
          <w:szCs w:val="22"/>
        </w:rPr>
        <w:commentReference w:id="10"/>
      </w:r>
    </w:p>
    <w:p w14:paraId="2D148818" w14:textId="294DF4A5" w:rsidR="4E69D2E5" w:rsidRDefault="4E69D2E5" w:rsidP="4C0956A7">
      <w:pPr>
        <w:spacing w:after="120"/>
        <w:jc w:val="both"/>
      </w:pPr>
      <w:r w:rsidRPr="4C0956A7">
        <w:rPr>
          <w:i/>
          <w:iCs/>
          <w:sz w:val="20"/>
          <w:szCs w:val="20"/>
          <w:lang w:val="en-US"/>
        </w:rPr>
        <w:t>B.1.1 Monitoring strategies in Vat 3D printing</w:t>
      </w:r>
    </w:p>
    <w:p w14:paraId="565A917E" w14:textId="7002F5EE" w:rsidR="4E69D2E5" w:rsidRDefault="4E69D2E5" w:rsidP="4C0956A7">
      <w:pPr>
        <w:jc w:val="both"/>
      </w:pPr>
      <w:commentRangeStart w:id="11"/>
      <w:r w:rsidRPr="4C0956A7">
        <w:rPr>
          <w:b/>
          <w:bCs/>
          <w:sz w:val="20"/>
          <w:szCs w:val="20"/>
          <w:lang w:val="en-US"/>
        </w:rPr>
        <w:t>1.</w:t>
      </w:r>
      <w:r w:rsidRPr="4C0956A7">
        <w:rPr>
          <w:sz w:val="20"/>
          <w:szCs w:val="20"/>
          <w:lang w:val="en-US"/>
        </w:rPr>
        <w:t xml:space="preserve"> </w:t>
      </w:r>
      <w:r w:rsidRPr="4C0956A7">
        <w:rPr>
          <w:b/>
          <w:bCs/>
          <w:sz w:val="20"/>
          <w:szCs w:val="20"/>
          <w:lang w:val="en-US"/>
        </w:rPr>
        <w:t xml:space="preserve">Various sensors: </w:t>
      </w:r>
      <w:commentRangeEnd w:id="11"/>
      <w:r w:rsidR="00CD2F39" w:rsidRPr="4C0956A7">
        <w:rPr>
          <w:rStyle w:val="CommentReference"/>
          <w:b/>
          <w:bCs/>
          <w:sz w:val="20"/>
          <w:szCs w:val="20"/>
          <w:lang w:val="en-US"/>
        </w:rPr>
        <w:commentReference w:id="11"/>
      </w:r>
      <w:r w:rsidRPr="4C0956A7">
        <w:rPr>
          <w:b/>
          <w:bCs/>
          <w:sz w:val="20"/>
          <w:szCs w:val="20"/>
          <w:lang w:val="en-US"/>
        </w:rPr>
        <w:t>(1) Optical sensors</w:t>
      </w:r>
      <w:r w:rsidRPr="4C0956A7">
        <w:rPr>
          <w:sz w:val="20"/>
          <w:szCs w:val="20"/>
          <w:lang w:val="en-US"/>
        </w:rPr>
        <w:t>: the conversion of relevant functional groups (FTIR, Raman); visualizing geometry and detecting defects (microscope imaging); refractive index monitoring (color Schlieren imaging); measure the mechanical properties (atomic force microscopy).</w:t>
      </w:r>
    </w:p>
    <w:p w14:paraId="07B18688" w14:textId="684C0A67" w:rsidR="4E69D2E5" w:rsidRDefault="4E69D2E5" w:rsidP="4C0956A7">
      <w:pPr>
        <w:jc w:val="both"/>
      </w:pPr>
      <w:r w:rsidRPr="4C0956A7">
        <w:rPr>
          <w:b/>
          <w:bCs/>
          <w:sz w:val="20"/>
          <w:szCs w:val="20"/>
          <w:lang w:val="en-US"/>
        </w:rPr>
        <w:t>(2) Thermal sensors</w:t>
      </w:r>
      <w:r w:rsidRPr="4C0956A7">
        <w:rPr>
          <w:sz w:val="20"/>
          <w:szCs w:val="20"/>
          <w:lang w:val="en-US"/>
        </w:rPr>
        <w:t>: thermochromic pigment as an indicator, monitoring the color change trend in the printing area; thermistors/photo-DSC to monitor the temperature change.</w:t>
      </w:r>
    </w:p>
    <w:p w14:paraId="59115068" w14:textId="0149A8BA" w:rsidR="4E69D2E5" w:rsidRDefault="4E69D2E5" w:rsidP="4C0956A7">
      <w:pPr>
        <w:jc w:val="both"/>
      </w:pPr>
      <w:r w:rsidRPr="4C0956A7">
        <w:rPr>
          <w:b/>
          <w:bCs/>
          <w:sz w:val="20"/>
          <w:szCs w:val="20"/>
          <w:lang w:val="en-US"/>
        </w:rPr>
        <w:t>(3) Mechanical sensors</w:t>
      </w:r>
      <w:r w:rsidRPr="4C0956A7">
        <w:rPr>
          <w:sz w:val="20"/>
          <w:szCs w:val="20"/>
          <w:lang w:val="en-US"/>
        </w:rPr>
        <w:t>: strain gauge force sensors, variable resistance or tension sensors to measure adhesive forces during different printing layers.</w:t>
      </w:r>
    </w:p>
    <w:p w14:paraId="23E6B890" w14:textId="48021897" w:rsidR="4E69D2E5" w:rsidRDefault="4E69D2E5" w:rsidP="4C0956A7">
      <w:pPr>
        <w:jc w:val="both"/>
      </w:pPr>
      <w:r w:rsidRPr="4C0956A7">
        <w:rPr>
          <w:b/>
          <w:bCs/>
          <w:sz w:val="20"/>
          <w:szCs w:val="20"/>
          <w:lang w:val="en-US"/>
        </w:rPr>
        <w:t>(4) Interferometric sensors</w:t>
      </w:r>
      <w:r w:rsidRPr="4C0956A7">
        <w:rPr>
          <w:sz w:val="20"/>
          <w:szCs w:val="20"/>
          <w:lang w:val="en-US"/>
        </w:rPr>
        <w:t>:</w:t>
      </w:r>
      <w:r w:rsidRPr="4C0956A7">
        <w:rPr>
          <w:lang w:val="en-US"/>
        </w:rPr>
        <w:t xml:space="preserve"> </w:t>
      </w:r>
      <w:r w:rsidRPr="4C0956A7">
        <w:rPr>
          <w:sz w:val="20"/>
          <w:szCs w:val="20"/>
          <w:lang w:val="en-US"/>
        </w:rPr>
        <w:t>measure physical and chemical properties, such as refractive index and thickness.</w:t>
      </w:r>
    </w:p>
    <w:p w14:paraId="03E901C0" w14:textId="5478ECF0" w:rsidR="204B6FF6" w:rsidRDefault="204B6FF6" w:rsidP="204B6FF6">
      <w:pPr>
        <w:jc w:val="both"/>
        <w:rPr>
          <w:sz w:val="20"/>
          <w:szCs w:val="20"/>
          <w:lang w:val="en-US"/>
        </w:rPr>
      </w:pPr>
    </w:p>
    <w:p w14:paraId="7A81301E" w14:textId="1610C2BD" w:rsidR="272DB683" w:rsidRDefault="272DB683" w:rsidP="204B6FF6">
      <w:pPr>
        <w:jc w:val="both"/>
      </w:pPr>
      <w:r w:rsidRPr="204B6FF6">
        <w:rPr>
          <w:b/>
          <w:bCs/>
          <w:sz w:val="20"/>
          <w:szCs w:val="20"/>
          <w:lang w:val="en-US"/>
        </w:rPr>
        <w:lastRenderedPageBreak/>
        <w:t>(5) Ultrasonic sensors</w:t>
      </w:r>
      <w:r w:rsidRPr="204B6FF6">
        <w:rPr>
          <w:sz w:val="20"/>
          <w:szCs w:val="20"/>
          <w:lang w:val="en-US"/>
        </w:rPr>
        <w:t>: the longitudinal wave travel principle to characterize the dynamically changing Young’s Modulus.</w:t>
      </w:r>
    </w:p>
    <w:p w14:paraId="65C2996F" w14:textId="7EECB98C" w:rsidR="4E69D2E5" w:rsidRDefault="272DB683" w:rsidP="204B6FF6">
      <w:pPr>
        <w:jc w:val="both"/>
      </w:pPr>
      <w:commentRangeStart w:id="12"/>
      <w:r w:rsidRPr="204B6FF6">
        <w:rPr>
          <w:b/>
          <w:bCs/>
          <w:sz w:val="20"/>
          <w:szCs w:val="20"/>
          <w:lang w:val="en-US"/>
        </w:rPr>
        <w:t>2. Limitations</w:t>
      </w:r>
      <w:r w:rsidRPr="204B6FF6">
        <w:rPr>
          <w:sz w:val="20"/>
          <w:szCs w:val="20"/>
          <w:lang w:val="en-US"/>
        </w:rPr>
        <w:t xml:space="preserve">: </w:t>
      </w:r>
      <w:commentRangeEnd w:id="12"/>
      <w:r w:rsidR="00165B81" w:rsidRPr="204B6FF6">
        <w:rPr>
          <w:rStyle w:val="CommentReference"/>
          <w:sz w:val="20"/>
          <w:szCs w:val="20"/>
          <w:lang w:val="en-US"/>
        </w:rPr>
        <w:commentReference w:id="12"/>
      </w:r>
      <w:r w:rsidRPr="204B6FF6">
        <w:rPr>
          <w:sz w:val="20"/>
          <w:szCs w:val="20"/>
          <w:lang w:val="en-US"/>
        </w:rPr>
        <w:t>(1) instrumental: expensive, intrusive, time-consuming, and limited in lab-scale research.</w:t>
      </w:r>
    </w:p>
    <w:p w14:paraId="37470ED0" w14:textId="267DEF6C" w:rsidR="272DB683" w:rsidRDefault="272DB683" w:rsidP="204B6FF6">
      <w:pPr>
        <w:jc w:val="both"/>
      </w:pPr>
      <w:r w:rsidRPr="204B6FF6">
        <w:rPr>
          <w:sz w:val="20"/>
          <w:szCs w:val="20"/>
          <w:lang w:val="en-US"/>
        </w:rPr>
        <w:t>(2) mechanism: how accurately the target properties can be related to the real polymerization process.</w:t>
      </w:r>
    </w:p>
    <w:p w14:paraId="6CD0A303" w14:textId="611AF198" w:rsidR="204B6FF6" w:rsidRDefault="272DB683" w:rsidP="204B6FF6">
      <w:pPr>
        <w:jc w:val="both"/>
      </w:pPr>
      <w:r w:rsidRPr="3E829571">
        <w:rPr>
          <w:sz w:val="20"/>
          <w:szCs w:val="20"/>
          <w:lang w:val="en-US"/>
        </w:rPr>
        <w:t xml:space="preserve">(3) </w:t>
      </w:r>
      <w:commentRangeStart w:id="13"/>
      <w:r w:rsidRPr="3E829571">
        <w:rPr>
          <w:sz w:val="20"/>
          <w:szCs w:val="20"/>
          <w:lang w:val="en-US"/>
        </w:rPr>
        <w:t xml:space="preserve">close loop feedback: </w:t>
      </w:r>
      <w:commentRangeEnd w:id="13"/>
      <w:r w:rsidR="204B6FF6" w:rsidRPr="3E829571">
        <w:rPr>
          <w:rStyle w:val="CommentReference"/>
          <w:sz w:val="20"/>
          <w:szCs w:val="20"/>
          <w:lang w:val="en-US"/>
        </w:rPr>
        <w:commentReference w:id="13"/>
      </w:r>
      <w:r w:rsidRPr="3E829571">
        <w:rPr>
          <w:sz w:val="20"/>
          <w:szCs w:val="20"/>
          <w:lang w:val="en-US"/>
        </w:rPr>
        <w:t>how to combine monitoring with machine learning for data analysis and simulated predictions, further in-situ repair.</w:t>
      </w:r>
    </w:p>
    <w:p w14:paraId="570F0222" w14:textId="1B1944D8" w:rsidR="272DB683" w:rsidRDefault="272DB683" w:rsidP="3E829571">
      <w:pPr>
        <w:spacing w:after="120"/>
        <w:jc w:val="both"/>
        <w:rPr>
          <w:sz w:val="20"/>
          <w:szCs w:val="20"/>
          <w:lang w:val="en-US"/>
        </w:rPr>
      </w:pPr>
    </w:p>
    <w:p w14:paraId="3FDB8FB1" w14:textId="36770660" w:rsidR="6AD3D4F3" w:rsidRDefault="6AD3D4F3" w:rsidP="3E829571">
      <w:pPr>
        <w:spacing w:after="120"/>
        <w:jc w:val="both"/>
      </w:pPr>
      <w:r w:rsidRPr="3E829571">
        <w:rPr>
          <w:sz w:val="20"/>
          <w:szCs w:val="20"/>
          <w:lang w:val="en-US"/>
        </w:rPr>
        <w:t>As widely applied in biomedical implants to soft robotic and flexible electronics, Vat 3D printing is highly sensitive to local light dose, oxygen inhibition, heat/mass transport, as well as resin chemistry.</w:t>
      </w:r>
      <w:r w:rsidR="003B3FC5">
        <w:rPr>
          <w:sz w:val="20"/>
          <w:szCs w:val="20"/>
          <w:lang w:val="en-US"/>
        </w:rPr>
        <w:fldChar w:fldCharType="begin"/>
      </w:r>
      <w:r w:rsidR="003B3FC5">
        <w:rPr>
          <w:sz w:val="20"/>
          <w:szCs w:val="20"/>
          <w:lang w:val="en-US"/>
        </w:rPr>
        <w:instrText xml:space="preserve"> ADDIN ZOTERO_TEMP </w:instrText>
      </w:r>
      <w:r w:rsidR="003B3FC5">
        <w:rPr>
          <w:sz w:val="20"/>
          <w:szCs w:val="20"/>
          <w:lang w:val="en-US"/>
        </w:rPr>
        <w:fldChar w:fldCharType="separate"/>
      </w:r>
      <w:r w:rsidR="003B3FC5">
        <w:rPr>
          <w:sz w:val="20"/>
          <w:szCs w:val="20"/>
          <w:lang w:val="en-US"/>
        </w:rPr>
        <w:t>{Citation}</w:t>
      </w:r>
      <w:r w:rsidR="003B3FC5">
        <w:rPr>
          <w:sz w:val="20"/>
          <w:szCs w:val="20"/>
          <w:lang w:val="en-US"/>
        </w:rPr>
        <w:fldChar w:fldCharType="end"/>
      </w:r>
      <w:r w:rsidRPr="3E829571">
        <w:rPr>
          <w:sz w:val="20"/>
          <w:szCs w:val="20"/>
          <w:lang w:val="en-US"/>
        </w:rPr>
        <w:t xml:space="preserve"> Even small fluctuations can be translated into large errors in feature size, surface quality, and mechanical performance, which can dramatically compromise the fidelity of the final print. Various monitoring techniques have been developed to understand the printing dynamics and part properties. Traditional </w:t>
      </w:r>
      <w:r w:rsidRPr="3E829571">
        <w:rPr>
          <w:sz w:val="20"/>
          <w:szCs w:val="20"/>
        </w:rPr>
        <w:t xml:space="preserve">spectroscopic </w:t>
      </w:r>
      <w:r w:rsidRPr="3E829571">
        <w:rPr>
          <w:sz w:val="20"/>
          <w:szCs w:val="20"/>
          <w:lang w:val="en-US"/>
        </w:rPr>
        <w:t xml:space="preserve">methods such as Fourier-transform Infrared Spectroscopy (FT-IR) and Raman microscopy often measure the conversion of relevant functional groups, but only on a limited area. Other optical imaging techniques monitor physical changes, for example, visualizing geometry by high-resolution microscopy, or monitoring refractive index gradients through color Schlieren imaging. However, these often require complex optical systems and often only capture single view of a printed part. Interferometry has also been adopted for in-situ curing monitoring in Vat 3D printing. The altered optical path length from the increasing cured thickness and refractive index can generate a time-varying fringe/phase shift, through extracting which the cured height/curing velocity can be quantified. </w:t>
      </w:r>
      <w:r w:rsidRPr="3E829571">
        <w:rPr>
          <w:sz w:val="20"/>
          <w:szCs w:val="20"/>
        </w:rPr>
        <w:t xml:space="preserve">While interferometry offers high precision, </w:t>
      </w:r>
      <w:r w:rsidRPr="3E829571">
        <w:rPr>
          <w:sz w:val="20"/>
          <w:szCs w:val="20"/>
          <w:lang w:val="en-US"/>
        </w:rPr>
        <w:t xml:space="preserve">raw interferometric data often requires accurate calibration of the resin's refractive index evolution and sophisticated signal processing algorithms to extract valid data from noise. Zhao et al. applied machine learning-aided sensor data processing to filter good pixels with higher signal-to-noise ratio and further estimate each voxel’s refractive index. By developing a correlation model between refractive index and DoC, a prediction error of 16.2% in subsequent printing process was achieved. Apart from these commonly used optical sensors, traditional thermal and force sensors are also utilized to analyze the generated heat and monitor the downward force on the printing platform during the printing process, respectively. These signals, however, are indirect and lacks part specificity. </w:t>
      </w:r>
    </w:p>
    <w:p w14:paraId="3C650D98" w14:textId="4303C6CF" w:rsidR="6AD3D4F3" w:rsidRDefault="4FA667B7" w:rsidP="3E829571">
      <w:pPr>
        <w:spacing w:after="120"/>
        <w:jc w:val="both"/>
      </w:pPr>
      <w:r w:rsidRPr="79EB8AC3">
        <w:rPr>
          <w:sz w:val="20"/>
          <w:szCs w:val="20"/>
          <w:lang w:val="en-US"/>
        </w:rPr>
        <w:t xml:space="preserve">  </w:t>
      </w:r>
      <w:r w:rsidR="6AD3D4F3" w:rsidRPr="79EB8AC3">
        <w:rPr>
          <w:sz w:val="20"/>
          <w:szCs w:val="20"/>
          <w:lang w:val="en-US"/>
        </w:rPr>
        <w:t>Recently, Atomic Force Microscopy (AFM) have been explored for in-situ DLP observation. Killgore. et al. applied a nanocylinder-tipped AFM cantilever to characterize a single in situ printed voxel and quantify local cure kinetics and viscosity dynamics with micrometer-scale spatial resolution and submillisecond temporal resolution. Despite the high accuracy, AFM is expensive and intrusive</w:t>
      </w:r>
      <w:commentRangeStart w:id="14"/>
      <w:r w:rsidR="6AD3D4F3" w:rsidRPr="79EB8AC3">
        <w:rPr>
          <w:sz w:val="20"/>
          <w:szCs w:val="20"/>
          <w:lang w:val="en-US"/>
        </w:rPr>
        <w:t>,</w:t>
      </w:r>
      <w:commentRangeEnd w:id="14"/>
      <w:r w:rsidRPr="79EB8AC3">
        <w:rPr>
          <w:rStyle w:val="CommentReference"/>
          <w:sz w:val="20"/>
          <w:szCs w:val="20"/>
          <w:lang w:val="en-US"/>
        </w:rPr>
        <w:commentReference w:id="14"/>
      </w:r>
      <w:r w:rsidR="6AD3D4F3" w:rsidRPr="79EB8AC3">
        <w:rPr>
          <w:sz w:val="20"/>
          <w:szCs w:val="20"/>
          <w:lang w:val="en-US"/>
        </w:rPr>
        <w:t xml:space="preserve"> the cantilever tip needs to touch liquid resin and cured part, which could cause liquid perturbation.</w:t>
      </w:r>
      <w:r w:rsidR="6AD3D4F3" w:rsidRPr="79EB8AC3">
        <w:rPr>
          <w:lang w:val="en-US"/>
        </w:rPr>
        <w:t xml:space="preserve"> </w:t>
      </w:r>
      <w:r w:rsidR="6AD3D4F3" w:rsidRPr="79EB8AC3">
        <w:rPr>
          <w:sz w:val="20"/>
          <w:szCs w:val="20"/>
          <w:lang w:val="en-US"/>
        </w:rPr>
        <w:t xml:space="preserve">Ultrasonic Testing (UT) has also been introduced as a non-invasive solution for volumetric monitoring. Jamshidi dana et al. demonstrated that in-situ ultrasonic monitoring could reliably identify internal defects as small as 0.249 mm² and achieve a dimensional accuracy of approximately 0.2 </w:t>
      </w:r>
      <w:commentRangeStart w:id="15"/>
      <w:r w:rsidR="6AD3D4F3" w:rsidRPr="79EB8AC3">
        <w:rPr>
          <w:sz w:val="20"/>
          <w:szCs w:val="20"/>
          <w:lang w:val="en-US"/>
        </w:rPr>
        <w:t>mm</w:t>
      </w:r>
      <w:commentRangeEnd w:id="15"/>
      <w:r w:rsidRPr="79EB8AC3">
        <w:rPr>
          <w:rStyle w:val="CommentReference"/>
          <w:sz w:val="20"/>
          <w:szCs w:val="20"/>
          <w:lang w:val="en-US"/>
        </w:rPr>
        <w:commentReference w:id="15"/>
      </w:r>
      <w:r w:rsidR="6AD3D4F3" w:rsidRPr="79EB8AC3">
        <w:rPr>
          <w:sz w:val="20"/>
          <w:szCs w:val="20"/>
          <w:lang w:val="en-US"/>
        </w:rPr>
        <w:t xml:space="preserve"> by analyzing wave propagation through layers. However, effective transmission in UT often requires good acoustic coupling between the sensor and the printing substrate, any air gap or delamination can completely block the signal, potentially leading to false readings.</w:t>
      </w:r>
    </w:p>
    <w:p w14:paraId="27516621" w14:textId="530CE1D6" w:rsidR="6AD3D4F3" w:rsidRDefault="6AD3D4F3" w:rsidP="3E829571">
      <w:pPr>
        <w:spacing w:after="120"/>
        <w:jc w:val="both"/>
      </w:pPr>
      <w:r w:rsidRPr="3E829571">
        <w:rPr>
          <w:sz w:val="20"/>
          <w:szCs w:val="20"/>
          <w:lang w:val="en-US"/>
        </w:rPr>
        <w:t xml:space="preserve">  While these monitoring strategies have successfully elucidated various global and local aspects in Vat 3D printing, most of them remain fundamentally limited by commonly existing tradeoffs. They either provide high precision but require complex signal processing and calibration (e.g., interferometry and UT) or achieve high spatial/temporal resolution at the expense of intrusiveness and limited throughput (AFM). And many of the instruments like FT-IR and AFM are incompatible with commercial VPP printers.</w:t>
      </w:r>
      <w:r w:rsidRPr="3E829571">
        <w:rPr>
          <w:lang w:val="en-US"/>
        </w:rPr>
        <w:t xml:space="preserve"> </w:t>
      </w:r>
      <w:r w:rsidRPr="3E829571">
        <w:rPr>
          <w:sz w:val="20"/>
          <w:szCs w:val="20"/>
          <w:lang w:val="en-US"/>
        </w:rPr>
        <w:t>To overcome these hardware constraints and trade-offs, a more integrated approach is highly desirable. Such a strategy should provide an in-situ monitoring signal that is (i) directly linked to polymer network formation, (ii) spatially resolved at the voxel/layer scale, and (iii) simple enough to integrate into practical DLP/VPP platforms.</w:t>
      </w:r>
    </w:p>
    <w:p w14:paraId="2185E09C" w14:textId="56CCBD53" w:rsidR="4E69D2E5" w:rsidRDefault="4E69D2E5" w:rsidP="4C0956A7">
      <w:pPr>
        <w:spacing w:after="120"/>
        <w:jc w:val="both"/>
      </w:pPr>
      <w:r w:rsidRPr="4C0956A7">
        <w:rPr>
          <w:sz w:val="20"/>
          <w:szCs w:val="20"/>
          <w:lang w:val="en-US"/>
        </w:rPr>
        <w:t xml:space="preserve"> </w:t>
      </w:r>
    </w:p>
    <w:p w14:paraId="0BAA7EF2" w14:textId="75FD5D15" w:rsidR="4E69D2E5" w:rsidRDefault="4E69D2E5" w:rsidP="4C0956A7">
      <w:pPr>
        <w:spacing w:after="120"/>
        <w:jc w:val="both"/>
      </w:pPr>
      <w:commentRangeStart w:id="16"/>
      <w:r w:rsidRPr="4C0956A7">
        <w:rPr>
          <w:i/>
          <w:iCs/>
          <w:sz w:val="20"/>
          <w:szCs w:val="20"/>
          <w:lang w:val="en-US"/>
        </w:rPr>
        <w:t>B.1.2</w:t>
      </w:r>
      <w:commentRangeEnd w:id="16"/>
      <w:r w:rsidR="00450CDB" w:rsidRPr="4C0956A7">
        <w:rPr>
          <w:rStyle w:val="CommentReference"/>
          <w:i/>
          <w:iCs/>
          <w:sz w:val="20"/>
          <w:szCs w:val="20"/>
          <w:lang w:val="en-US"/>
        </w:rPr>
        <w:commentReference w:id="16"/>
      </w:r>
      <w:r w:rsidRPr="4C0956A7">
        <w:rPr>
          <w:i/>
          <w:iCs/>
          <w:sz w:val="20"/>
          <w:szCs w:val="20"/>
          <w:lang w:val="en-US"/>
        </w:rPr>
        <w:t xml:space="preserve"> </w:t>
      </w:r>
      <w:commentRangeStart w:id="18"/>
      <w:commentRangeStart w:id="19"/>
      <w:r w:rsidRPr="4C0956A7">
        <w:rPr>
          <w:i/>
          <w:iCs/>
          <w:sz w:val="20"/>
          <w:szCs w:val="20"/>
          <w:lang w:val="en-US"/>
        </w:rPr>
        <w:t>Aggregation-Induced Emission in polymer science</w:t>
      </w:r>
      <w:commentRangeEnd w:id="18"/>
      <w:r w:rsidR="00251754">
        <w:rPr>
          <w:rStyle w:val="CommentReference"/>
          <w:sz w:val="22"/>
          <w:szCs w:val="22"/>
        </w:rPr>
        <w:commentReference w:id="18"/>
      </w:r>
      <w:commentRangeEnd w:id="19"/>
      <w:r>
        <w:rPr>
          <w:rStyle w:val="CommentReference"/>
          <w:sz w:val="22"/>
          <w:szCs w:val="22"/>
        </w:rPr>
        <w:commentReference w:id="19"/>
      </w:r>
    </w:p>
    <w:p w14:paraId="2CDE0532" w14:textId="51AB4B46" w:rsidR="4E69D2E5" w:rsidRDefault="4E69D2E5" w:rsidP="4C0956A7">
      <w:pPr>
        <w:jc w:val="both"/>
      </w:pPr>
      <w:r w:rsidRPr="4C0956A7">
        <w:rPr>
          <w:sz w:val="20"/>
          <w:szCs w:val="20"/>
          <w:lang w:val="en-US"/>
        </w:rPr>
        <w:t xml:space="preserve">1. </w:t>
      </w:r>
      <w:commentRangeStart w:id="20"/>
      <w:commentRangeStart w:id="21"/>
      <w:r w:rsidRPr="4C0956A7">
        <w:rPr>
          <w:sz w:val="20"/>
          <w:szCs w:val="20"/>
          <w:lang w:val="en-US"/>
        </w:rPr>
        <w:t>What is AIE, why and how does it work in the study of polymers (sensitive to the surrounding microenvironments)</w:t>
      </w:r>
      <w:commentRangeEnd w:id="20"/>
      <w:r w:rsidR="00347132">
        <w:rPr>
          <w:rStyle w:val="CommentReference"/>
          <w:sz w:val="22"/>
          <w:szCs w:val="22"/>
        </w:rPr>
        <w:commentReference w:id="20"/>
      </w:r>
      <w:commentRangeEnd w:id="21"/>
      <w:r>
        <w:rPr>
          <w:rStyle w:val="CommentReference"/>
          <w:sz w:val="22"/>
          <w:szCs w:val="22"/>
        </w:rPr>
        <w:commentReference w:id="21"/>
      </w:r>
    </w:p>
    <w:p w14:paraId="2883BE43" w14:textId="721CB78E" w:rsidR="4E69D2E5" w:rsidRDefault="4E69D2E5" w:rsidP="4C0956A7">
      <w:pPr>
        <w:jc w:val="both"/>
      </w:pPr>
      <w:r w:rsidRPr="4C0956A7">
        <w:rPr>
          <w:sz w:val="20"/>
          <w:szCs w:val="20"/>
          <w:lang w:val="en-US"/>
        </w:rPr>
        <w:t>2. In what way AIE works in polymer science? (polymerization and dissolution/swelling; structural motions and evolutions; superstructure and self-healing)</w:t>
      </w:r>
    </w:p>
    <w:p w14:paraId="2F2E59D3" w14:textId="2F2AC6E0" w:rsidR="4E69D2E5" w:rsidRDefault="4E69D2E5" w:rsidP="4C0956A7">
      <w:pPr>
        <w:jc w:val="both"/>
      </w:pPr>
      <w:r w:rsidRPr="4C0956A7">
        <w:rPr>
          <w:sz w:val="20"/>
          <w:szCs w:val="20"/>
          <w:lang w:val="en-US"/>
        </w:rPr>
        <w:t xml:space="preserve">3. </w:t>
      </w:r>
      <w:commentRangeStart w:id="22"/>
      <w:commentRangeStart w:id="23"/>
      <w:r w:rsidRPr="4C0956A7">
        <w:rPr>
          <w:sz w:val="20"/>
          <w:szCs w:val="20"/>
          <w:lang w:val="en-US"/>
        </w:rPr>
        <w:t>How has AIE been used in 3D printing? (only a few, the prints’ quality and monitoring the process, at the macro level)</w:t>
      </w:r>
      <w:commentRangeEnd w:id="22"/>
      <w:r w:rsidR="006477B2">
        <w:rPr>
          <w:rStyle w:val="CommentReference"/>
          <w:sz w:val="22"/>
          <w:szCs w:val="22"/>
        </w:rPr>
        <w:commentReference w:id="22"/>
      </w:r>
      <w:commentRangeEnd w:id="23"/>
      <w:r>
        <w:rPr>
          <w:rStyle w:val="CommentReference"/>
          <w:sz w:val="22"/>
          <w:szCs w:val="22"/>
        </w:rPr>
        <w:commentReference w:id="23"/>
      </w:r>
    </w:p>
    <w:p w14:paraId="500CD35B" w14:textId="787916D9" w:rsidR="4E69D2E5" w:rsidRDefault="4E69D2E5" w:rsidP="4C0956A7">
      <w:pPr>
        <w:jc w:val="both"/>
      </w:pPr>
      <w:r w:rsidRPr="4C0956A7">
        <w:rPr>
          <w:sz w:val="20"/>
          <w:szCs w:val="20"/>
          <w:lang w:val="en-US"/>
        </w:rPr>
        <w:t xml:space="preserve">4. </w:t>
      </w:r>
      <w:commentRangeStart w:id="24"/>
      <w:r w:rsidRPr="4C0956A7">
        <w:rPr>
          <w:sz w:val="20"/>
          <w:szCs w:val="20"/>
          <w:lang w:val="en-US"/>
        </w:rPr>
        <w:t>How can 3D printing benefit from AIE? (visuality, structural tunability, cost effective additive, sensitivity)</w:t>
      </w:r>
      <w:commentRangeEnd w:id="24"/>
      <w:r w:rsidR="00E252AB">
        <w:rPr>
          <w:rStyle w:val="CommentReference"/>
          <w:sz w:val="22"/>
          <w:szCs w:val="22"/>
        </w:rPr>
        <w:commentReference w:id="24"/>
      </w:r>
    </w:p>
    <w:p w14:paraId="43010E02" w14:textId="16F150F9" w:rsidR="4C0956A7" w:rsidRDefault="4C0956A7" w:rsidP="4C0956A7">
      <w:pPr>
        <w:spacing w:after="120" w:line="240" w:lineRule="exact"/>
        <w:jc w:val="both"/>
        <w:rPr>
          <w:sz w:val="20"/>
          <w:szCs w:val="20"/>
          <w:lang w:val="en-US"/>
        </w:rPr>
      </w:pPr>
    </w:p>
    <w:p w14:paraId="5B58CA18" w14:textId="658040EE" w:rsidR="25F6D7DF" w:rsidRDefault="25F6D7DF" w:rsidP="3A77AA06">
      <w:pPr>
        <w:spacing w:after="120"/>
        <w:jc w:val="both"/>
      </w:pPr>
      <w:r w:rsidRPr="3A77AA06">
        <w:rPr>
          <w:sz w:val="20"/>
          <w:szCs w:val="20"/>
        </w:rPr>
        <w:t xml:space="preserve">  </w:t>
      </w:r>
      <w:r w:rsidR="79D42DCF" w:rsidRPr="3E829571">
        <w:rPr>
          <w:sz w:val="20"/>
          <w:szCs w:val="20"/>
        </w:rPr>
        <w:t xml:space="preserve">Fluorescence sensing has been demonstrated powerful in its ability to provide high-contrast and real-time optical signal with high sensitivity, even at low concentrations. Unlike many electrical or mechanical sensors that require direct contact or wiring, fluorescence can be read out remotely and noninvasively. Moreover, fluorophores can be easily engineered through molecular structural design, endowing fluorescence sensors with high chemical selectivity. For example, pyrene has been applied to monitor polymerization rate and glass transition through the excimer formation, and Nile red was used for quantitative monitoring of micropolarity, microviscosity and the sol-gel transition temperature of a copolymer hydrogel. Rhodamines and fluorescein are the bright labels for structure tracking and stress reporting in epoxy resins. These fluorescent dyes are often highly emissive for great sensitivity when molecularly dissolved. However, in the rigid matrix of polymers, conventional fluorescent molecules often experience emission quenching due to the non-radiative decay from π-π stacking, which is called aggregation-causing quenching (ACQ). </w:t>
      </w:r>
      <w:r w:rsidRPr="3A77AA06">
        <w:rPr>
          <w:sz w:val="20"/>
          <w:szCs w:val="20"/>
        </w:rPr>
        <w:t xml:space="preserve">Moreover, </w:t>
      </w:r>
      <w:r w:rsidRPr="3A77AA06">
        <w:rPr>
          <w:sz w:val="20"/>
          <w:szCs w:val="20"/>
          <w:lang w:val="en-US"/>
        </w:rPr>
        <w:t>photobleaching which causes decreased fluorescence signal is a concern for these planar dyes.</w:t>
      </w:r>
      <w:r w:rsidRPr="3A77AA06">
        <w:rPr>
          <w:lang w:val="en-US"/>
        </w:rPr>
        <w:t xml:space="preserve"> </w:t>
      </w:r>
      <w:r w:rsidRPr="3A77AA06">
        <w:rPr>
          <w:sz w:val="20"/>
          <w:szCs w:val="20"/>
          <w:lang w:val="en-US"/>
        </w:rPr>
        <w:t>vibration-induced emission (VIE) is another kind of emission mechanism; the fluorophores usually feature in structure with V-shaped polycyclic conjugated molecules with flexible units. Those fluorophores can undergo a bent-to-planar geometrical change and the reverse in the excited state under external stimuli, resulting in ratiometric response. Tian et. al reported using VIE molecule as a “fluorescent ruler” to measure the microphase separation of polyurethanes films in situ and in real time. Since VIE often depends on a very delicate balance of excited-state conformational change, its color ratio can be strongly affected by many external factor including viscosity, free volume, temperature, polarity, and even local stresses. This can make</w:t>
      </w:r>
      <w:r w:rsidRPr="3A77AA06">
        <w:rPr>
          <w:lang w:val="en-US"/>
        </w:rPr>
        <w:t xml:space="preserve"> </w:t>
      </w:r>
      <w:r w:rsidRPr="3A77AA06">
        <w:rPr>
          <w:sz w:val="20"/>
          <w:szCs w:val="20"/>
          <w:lang w:val="en-US"/>
        </w:rPr>
        <w:t>the VIE signal more confounded. Also</w:t>
      </w:r>
      <w:r w:rsidR="79D42DCF" w:rsidRPr="3A77AA06">
        <w:rPr>
          <w:sz w:val="20"/>
          <w:szCs w:val="20"/>
          <w:lang w:val="en-US"/>
        </w:rPr>
        <w:t xml:space="preserve"> </w:t>
      </w:r>
      <w:r w:rsidR="79D42DCF" w:rsidRPr="3E829571">
        <w:rPr>
          <w:sz w:val="20"/>
          <w:szCs w:val="20"/>
        </w:rPr>
        <w:t xml:space="preserve">the “always-on” fluorescence signal results in a very poor Signal-to-Noise Ratio (SNR). </w:t>
      </w:r>
    </w:p>
    <w:p w14:paraId="148BAC1B" w14:textId="37675036" w:rsidR="79D42DCF" w:rsidRDefault="25F6D7DF" w:rsidP="3E829571">
      <w:pPr>
        <w:spacing w:after="120"/>
        <w:jc w:val="both"/>
      </w:pPr>
      <w:r w:rsidRPr="3A77AA06">
        <w:rPr>
          <w:sz w:val="20"/>
          <w:szCs w:val="20"/>
          <w:lang w:val="en-US"/>
        </w:rPr>
        <w:t xml:space="preserve"> </w:t>
      </w:r>
      <w:r w:rsidR="79D42DCF" w:rsidRPr="3E829571">
        <w:rPr>
          <w:sz w:val="20"/>
          <w:szCs w:val="20"/>
          <w:lang w:val="en-US"/>
        </w:rPr>
        <w:t xml:space="preserve"> </w:t>
      </w:r>
      <w:r w:rsidR="79D42DCF" w:rsidRPr="3E829571">
        <w:rPr>
          <w:sz w:val="20"/>
          <w:szCs w:val="20"/>
        </w:rPr>
        <w:t xml:space="preserve">Under such conditions, fluorophores featuring aggregation-induced emission (AIE) characteristics exhibit great advantages. In diluted solution, the dynamic bond rotations of AIE molecules consume the excited-state energy upon excitation, thus fluorescence is quenched. While in aggregated form or solid state, due to the dual effect of restricted intramolecular rotation (RIR) and highly twisted molecular conformations inhibiting strong </w:t>
      </w:r>
      <w:r w:rsidR="79D42DCF" w:rsidRPr="3E829571">
        <w:rPr>
          <w:rFonts w:ascii="Cambria Math" w:eastAsia="Cambria Math" w:hAnsi="Cambria Math" w:cs="Cambria Math"/>
          <w:sz w:val="20"/>
          <w:szCs w:val="20"/>
        </w:rPr>
        <w:t>𝜋</w:t>
      </w:r>
      <w:r w:rsidR="79D42DCF" w:rsidRPr="3E829571">
        <w:rPr>
          <w:sz w:val="20"/>
          <w:szCs w:val="20"/>
        </w:rPr>
        <w:t>–</w:t>
      </w:r>
      <w:r w:rsidR="79D42DCF" w:rsidRPr="3E829571">
        <w:rPr>
          <w:rFonts w:ascii="Cambria Math" w:eastAsia="Cambria Math" w:hAnsi="Cambria Math" w:cs="Cambria Math"/>
          <w:sz w:val="20"/>
          <w:szCs w:val="20"/>
        </w:rPr>
        <w:t>𝜋</w:t>
      </w:r>
      <w:r w:rsidR="79D42DCF" w:rsidRPr="3E829571">
        <w:rPr>
          <w:sz w:val="20"/>
          <w:szCs w:val="20"/>
        </w:rPr>
        <w:t xml:space="preserve"> stacking, strong fluorescence is emitted. Given this unique property, AIE has been widely used as monitoring technique in polymer science. For example, the commercial AIEgens tetraphenylethylene (TPE) was simply doped into polystyrene polymer to monitor the glass transition. The fluorescence of TPE was observed to change dramatically at the glass transition temperature, due to the restricted intramolecular rotation in the glassy state. TPE unit has also been incorporated into the initiator or monomer to participate in the polymerization and visualize the process in-situ. TPE fluorescence intensity increases gradually with polymerization degree increasing, owing to viscosity change from the continuous matrix solidification. This technique has been widely used for monitoring various polymerization processes, such as bulk polymerization, precipitation polymerization, interfacial polymerization, atom transfer radical polymerization (ATRP), and reversible addition fragmentation chain transfer (RAFT) polymerization. The twisted and flexible structures of AIE molecules make them ideal for monitoring any spatial conformation and microenvironment changes in polymer science, including dissolution/swelling, self-assembly, crystallization, as well as self-healing process.</w:t>
      </w:r>
    </w:p>
    <w:p w14:paraId="2FE147D9" w14:textId="54456B90" w:rsidR="79D42DCF" w:rsidRDefault="79D42DCF" w:rsidP="3E829571">
      <w:pPr>
        <w:spacing w:after="120"/>
        <w:jc w:val="both"/>
      </w:pPr>
      <w:r w:rsidRPr="3E829571">
        <w:rPr>
          <w:sz w:val="20"/>
          <w:szCs w:val="20"/>
          <w:lang w:val="en-US"/>
        </w:rPr>
        <w:t xml:space="preserve">  The integration of AIE with 3D printing shows great potential in the fields of electronics, smart materials, 4D printing, and sensors. AIE’s “turn-on” emission upon aggregation/solidification creates a built-in optical readout that is especially attractive for process monitoring in printed polymers. However, only a few reports have leveraged this fluorescence change as an in-situ signal during printing. For example, Wei et al. developed two types of AIE stereolithography resins (thermoset and thermoplastic). Both resins are nearly non-emissive in the liquid state but become progressively emissive during printing as polymerization restricts AIEgens motion, enabling real-time visualization of print progress. Wang et al. designed and synthesized a series of tetraarylethene-based fluorescent dyes with AIE properties. These dyes can photosensitize diaryliodonium salt for the curing of acrylate monomer and epoxy oligomer, meanwhile show strong blue fluorescence in DLP printed models. AIEgens were also incorporated within DLP printable multi-responsive materials, and act as reporters of the change in microscopic free volume and polymer chain mobility caused by external stimuli. Despite these initial successes, most existing approaches remain qualitative and limited to global volume-averaged measurements. A robust, voxel-resolved AIE monitoring strategy capable of providing precise, quantitative feedback for closed-loop control in Vat 3D printing remains an appealing challenge.</w:t>
      </w:r>
    </w:p>
    <w:p w14:paraId="1EE9F593" w14:textId="37FBE58C" w:rsidR="3B6E8AD5" w:rsidRDefault="3B6E8AD5" w:rsidP="3B6E8AD5">
      <w:pPr>
        <w:spacing w:after="120" w:line="240" w:lineRule="exact"/>
        <w:jc w:val="both"/>
        <w:rPr>
          <w:sz w:val="20"/>
          <w:szCs w:val="20"/>
          <w:lang w:val="en-US"/>
        </w:rPr>
      </w:pPr>
    </w:p>
    <w:p w14:paraId="22AFAA45" w14:textId="6D5B3F48" w:rsidR="0058383F" w:rsidRDefault="00A65A85" w:rsidP="2FEE2662">
      <w:pPr>
        <w:spacing w:after="120" w:line="240" w:lineRule="exact"/>
        <w:jc w:val="both"/>
        <w:rPr>
          <w:sz w:val="20"/>
          <w:szCs w:val="20"/>
          <w:lang w:val="en-US"/>
        </w:rPr>
      </w:pPr>
      <w:r w:rsidRPr="2FEE2662">
        <w:rPr>
          <w:b/>
          <w:bCs/>
          <w:smallCaps/>
          <w:sz w:val="20"/>
          <w:szCs w:val="20"/>
          <w:lang w:val="en-US"/>
        </w:rPr>
        <w:t>B.</w:t>
      </w:r>
      <w:r w:rsidR="00F048C5">
        <w:rPr>
          <w:b/>
          <w:bCs/>
          <w:smallCaps/>
          <w:sz w:val="20"/>
          <w:szCs w:val="20"/>
          <w:lang w:val="en-US"/>
        </w:rPr>
        <w:t>2</w:t>
      </w:r>
      <w:r w:rsidRPr="2FEE2662">
        <w:rPr>
          <w:b/>
          <w:bCs/>
          <w:smallCaps/>
          <w:sz w:val="20"/>
          <w:szCs w:val="20"/>
          <w:lang w:val="en-US"/>
        </w:rPr>
        <w:t>.</w:t>
      </w:r>
      <w:r w:rsidR="008D5D26" w:rsidRPr="2FEE2662">
        <w:rPr>
          <w:b/>
          <w:bCs/>
          <w:smallCaps/>
          <w:sz w:val="20"/>
          <w:szCs w:val="20"/>
          <w:lang w:val="en-US"/>
        </w:rPr>
        <w:t xml:space="preserve"> Inverse Design and Grayscale Projection to Optimize Vat 3D Printing</w:t>
      </w:r>
      <w:r w:rsidR="00C7336E" w:rsidRPr="2FEE2662">
        <w:rPr>
          <w:b/>
          <w:bCs/>
          <w:smallCaps/>
          <w:sz w:val="20"/>
          <w:szCs w:val="20"/>
          <w:lang w:val="en-US"/>
        </w:rPr>
        <w:t xml:space="preserve">. </w:t>
      </w:r>
      <w:commentRangeStart w:id="25"/>
      <w:r w:rsidR="008D5D26" w:rsidRPr="2FEE2662">
        <w:rPr>
          <w:sz w:val="20"/>
          <w:szCs w:val="20"/>
          <w:lang w:val="en-US"/>
        </w:rPr>
        <w:t>Xxx</w:t>
      </w:r>
      <w:commentRangeEnd w:id="25"/>
      <w:r w:rsidR="00F048C5">
        <w:rPr>
          <w:rStyle w:val="CommentReference"/>
          <w:sz w:val="20"/>
          <w:szCs w:val="20"/>
          <w:lang w:val="en-US"/>
        </w:rPr>
        <w:commentReference w:id="25"/>
      </w:r>
    </w:p>
    <w:p w14:paraId="17709E06" w14:textId="11F8F8DF" w:rsidR="008D4152" w:rsidRDefault="000F7524" w:rsidP="2FEE2662">
      <w:pPr>
        <w:spacing w:after="120" w:line="240" w:lineRule="exact"/>
        <w:jc w:val="both"/>
        <w:rPr>
          <w:i/>
          <w:iCs/>
          <w:sz w:val="20"/>
          <w:szCs w:val="20"/>
          <w:lang w:val="en-US" w:eastAsia="ko-KR"/>
        </w:rPr>
      </w:pPr>
      <w:r>
        <w:rPr>
          <w:i/>
          <w:iCs/>
          <w:sz w:val="20"/>
          <w:szCs w:val="20"/>
          <w:lang w:val="en-US" w:eastAsia="ko-KR"/>
        </w:rPr>
        <w:t xml:space="preserve">B.2.1 Simulation </w:t>
      </w:r>
      <w:commentRangeStart w:id="26"/>
      <w:r>
        <w:rPr>
          <w:i/>
          <w:iCs/>
          <w:sz w:val="20"/>
          <w:szCs w:val="20"/>
          <w:lang w:val="en-US" w:eastAsia="ko-KR"/>
        </w:rPr>
        <w:t>Model</w:t>
      </w:r>
      <w:commentRangeEnd w:id="26"/>
      <w:r w:rsidR="008D2668">
        <w:rPr>
          <w:rStyle w:val="CommentReference"/>
          <w:i/>
          <w:iCs/>
          <w:sz w:val="20"/>
          <w:szCs w:val="20"/>
          <w:lang w:val="en-US" w:eastAsia="ko-KR"/>
        </w:rPr>
        <w:commentReference w:id="26"/>
      </w:r>
    </w:p>
    <w:p w14:paraId="088F67B6" w14:textId="11A9E294" w:rsidR="007511DF" w:rsidRDefault="0028460B" w:rsidP="007511DF">
      <w:pPr>
        <w:spacing w:after="120" w:line="240" w:lineRule="exact"/>
        <w:jc w:val="both"/>
        <w:rPr>
          <w:sz w:val="20"/>
          <w:szCs w:val="20"/>
          <w:lang w:val="en-US" w:eastAsia="zh-CN"/>
        </w:rPr>
      </w:pPr>
      <w:r w:rsidRPr="46AD70A6">
        <w:rPr>
          <w:sz w:val="20"/>
          <w:szCs w:val="20"/>
          <w:lang w:val="en-US" w:eastAsia="ko-KR"/>
        </w:rPr>
        <w:t xml:space="preserve">A </w:t>
      </w:r>
      <w:r w:rsidR="00E2742B" w:rsidRPr="46AD70A6">
        <w:rPr>
          <w:sz w:val="20"/>
          <w:szCs w:val="20"/>
          <w:lang w:val="en-US" w:eastAsia="ko-KR"/>
        </w:rPr>
        <w:t>complete, accurate simulation model</w:t>
      </w:r>
      <w:r w:rsidR="00E833D6" w:rsidRPr="46AD70A6">
        <w:rPr>
          <w:sz w:val="20"/>
          <w:szCs w:val="20"/>
          <w:lang w:val="en-US" w:eastAsia="ko-KR"/>
        </w:rPr>
        <w:t xml:space="preserve"> of the </w:t>
      </w:r>
      <w:r w:rsidR="000572E5" w:rsidRPr="46AD70A6">
        <w:rPr>
          <w:sz w:val="20"/>
          <w:szCs w:val="20"/>
          <w:lang w:val="en-US" w:eastAsia="ko-KR"/>
        </w:rPr>
        <w:t>light-to-cure response of the system</w:t>
      </w:r>
      <w:r w:rsidR="00E2742B" w:rsidRPr="46AD70A6">
        <w:rPr>
          <w:sz w:val="20"/>
          <w:szCs w:val="20"/>
          <w:lang w:val="en-US" w:eastAsia="ko-KR"/>
        </w:rPr>
        <w:t xml:space="preserve"> is necessary for open-loop </w:t>
      </w:r>
      <w:r w:rsidR="006F66EC" w:rsidRPr="46AD70A6">
        <w:rPr>
          <w:sz w:val="20"/>
          <w:szCs w:val="20"/>
          <w:lang w:val="en-US" w:eastAsia="ko-KR"/>
        </w:rPr>
        <w:t xml:space="preserve">(i.e., feedback-less) </w:t>
      </w:r>
      <w:r w:rsidR="00E2742B" w:rsidRPr="46AD70A6">
        <w:rPr>
          <w:sz w:val="20"/>
          <w:szCs w:val="20"/>
          <w:lang w:val="en-US" w:eastAsia="ko-KR"/>
        </w:rPr>
        <w:t xml:space="preserve">control of </w:t>
      </w:r>
      <w:r w:rsidR="005B4D3E" w:rsidRPr="46AD70A6">
        <w:rPr>
          <w:sz w:val="20"/>
          <w:szCs w:val="20"/>
          <w:lang w:val="en-US" w:eastAsia="ko-KR"/>
        </w:rPr>
        <w:t>the VPP print</w:t>
      </w:r>
      <w:r w:rsidR="009A43AB" w:rsidRPr="46AD70A6">
        <w:rPr>
          <w:sz w:val="20"/>
          <w:szCs w:val="20"/>
          <w:lang w:val="en-US" w:eastAsia="ko-KR"/>
        </w:rPr>
        <w:t xml:space="preserve">. This model </w:t>
      </w:r>
      <w:r w:rsidR="00847F6E" w:rsidRPr="46AD70A6">
        <w:rPr>
          <w:sz w:val="20"/>
          <w:szCs w:val="20"/>
          <w:lang w:val="en-US" w:eastAsia="ko-KR"/>
        </w:rPr>
        <w:t>shall describe</w:t>
      </w:r>
      <w:r w:rsidR="008443C9" w:rsidRPr="46AD70A6">
        <w:rPr>
          <w:sz w:val="20"/>
          <w:szCs w:val="20"/>
          <w:lang w:val="en-US" w:eastAsia="ko-KR"/>
        </w:rPr>
        <w:t xml:space="preserve"> the degree of cure over time for each voxel. </w:t>
      </w:r>
      <w:r w:rsidR="00707E7A" w:rsidRPr="46AD70A6">
        <w:rPr>
          <w:sz w:val="20"/>
          <w:szCs w:val="20"/>
          <w:lang w:val="en-US" w:eastAsia="ko-KR"/>
        </w:rPr>
        <w:t xml:space="preserve">Many researchers have attempted their own models, ranging </w:t>
      </w:r>
      <w:r w:rsidR="00EF63B2" w:rsidRPr="46AD70A6">
        <w:rPr>
          <w:sz w:val="20"/>
          <w:szCs w:val="20"/>
          <w:lang w:val="en-US" w:eastAsia="ko-KR"/>
        </w:rPr>
        <w:t>in complexity</w:t>
      </w:r>
      <w:r w:rsidR="51B9D71E" w:rsidRPr="46AD70A6">
        <w:rPr>
          <w:sz w:val="20"/>
          <w:szCs w:val="20"/>
          <w:lang w:val="en-US" w:eastAsia="ko-KR"/>
        </w:rPr>
        <w:t>, as described below and shown in Figure 1 below.</w:t>
      </w:r>
      <w:r w:rsidR="007511DF">
        <w:rPr>
          <w:noProof/>
        </w:rPr>
        <w:drawing>
          <wp:anchor distT="0" distB="0" distL="114300" distR="114300" simplePos="0" relativeHeight="251659264" behindDoc="0" locked="0" layoutInCell="1" allowOverlap="1" wp14:anchorId="68F0D35D" wp14:editId="33D9D752">
            <wp:simplePos x="0" y="0"/>
            <wp:positionH relativeFrom="column">
              <wp:posOffset>0</wp:posOffset>
            </wp:positionH>
            <wp:positionV relativeFrom="paragraph">
              <wp:posOffset>685800</wp:posOffset>
            </wp:positionV>
            <wp:extent cx="5943600" cy="3000375"/>
            <wp:effectExtent l="0" t="0" r="0" b="9525"/>
            <wp:wrapTopAndBottom/>
            <wp:docPr id="569764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64734" name="Picture 5697647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14:sizeRelH relativeFrom="page">
              <wp14:pctWidth>0</wp14:pctWidth>
            </wp14:sizeRelH>
            <wp14:sizeRelV relativeFrom="page">
              <wp14:pctHeight>0</wp14:pctHeight>
            </wp14:sizeRelV>
          </wp:anchor>
        </w:drawing>
      </w:r>
    </w:p>
    <w:p w14:paraId="655501C3" w14:textId="77777777" w:rsidR="000E7EE6" w:rsidRDefault="000E7EE6" w:rsidP="000E7EE6">
      <w:pPr>
        <w:spacing w:after="120" w:line="240" w:lineRule="exact"/>
        <w:jc w:val="both"/>
        <w:rPr>
          <w:sz w:val="20"/>
          <w:szCs w:val="20"/>
          <w:lang w:val="en-US" w:eastAsia="ko-KR"/>
        </w:rPr>
      </w:pPr>
      <w:r w:rsidRPr="46AD70A6">
        <w:rPr>
          <w:sz w:val="20"/>
          <w:szCs w:val="20"/>
          <w:lang w:val="en-US" w:eastAsia="ko-KR"/>
        </w:rPr>
        <w:t>Figure 1: A simulation model can be a choice between simplified engineering model, full chemical model, or light-based model. The optimization procedure will then be built on top of the simulation model such that if a target cure is given, the optimization will calculate the ideal intensities that give the best results.</w:t>
      </w:r>
    </w:p>
    <w:p w14:paraId="33137383" w14:textId="4F8A2A22" w:rsidR="009E454A" w:rsidRPr="000E7EE6" w:rsidRDefault="009E454A" w:rsidP="2FEE2662">
      <w:pPr>
        <w:spacing w:after="120" w:line="240" w:lineRule="exact"/>
        <w:jc w:val="both"/>
        <w:rPr>
          <w:sz w:val="20"/>
          <w:szCs w:val="20"/>
          <w:lang w:val="en-US" w:eastAsia="ko-KR"/>
        </w:rPr>
      </w:pPr>
    </w:p>
    <w:p w14:paraId="4706C9A9" w14:textId="6B36DF8E" w:rsidR="000F7524" w:rsidRPr="00E72520" w:rsidRDefault="00653FED" w:rsidP="00E72520">
      <w:pPr>
        <w:pStyle w:val="ListParagraph"/>
        <w:numPr>
          <w:ilvl w:val="0"/>
          <w:numId w:val="3"/>
        </w:numPr>
        <w:spacing w:after="120" w:line="240" w:lineRule="exact"/>
        <w:jc w:val="both"/>
        <w:rPr>
          <w:sz w:val="20"/>
          <w:szCs w:val="20"/>
          <w:lang w:val="en-US" w:eastAsia="ko-KR"/>
        </w:rPr>
      </w:pPr>
      <w:r w:rsidRPr="009E454A">
        <w:rPr>
          <w:sz w:val="20"/>
          <w:szCs w:val="20"/>
          <w:lang w:val="en-US" w:eastAsia="ko-KR"/>
        </w:rPr>
        <w:t xml:space="preserve">A </w:t>
      </w:r>
      <w:r w:rsidRPr="00B61601">
        <w:rPr>
          <w:b/>
          <w:bCs/>
          <w:sz w:val="20"/>
          <w:szCs w:val="20"/>
          <w:lang w:val="en-US" w:eastAsia="ko-KR"/>
        </w:rPr>
        <w:t>simpl</w:t>
      </w:r>
      <w:r w:rsidR="00B61601" w:rsidRPr="00B61601">
        <w:rPr>
          <w:b/>
          <w:bCs/>
          <w:sz w:val="20"/>
          <w:szCs w:val="20"/>
          <w:lang w:val="en-US" w:eastAsia="ko-KR"/>
        </w:rPr>
        <w:t>ified</w:t>
      </w:r>
      <w:r w:rsidR="00EA7E2C" w:rsidRPr="00B61601">
        <w:rPr>
          <w:b/>
          <w:bCs/>
          <w:sz w:val="20"/>
          <w:szCs w:val="20"/>
          <w:lang w:val="en-US" w:eastAsia="ko-KR"/>
        </w:rPr>
        <w:t xml:space="preserve"> engineering</w:t>
      </w:r>
      <w:r w:rsidRPr="00B61601">
        <w:rPr>
          <w:b/>
          <w:bCs/>
          <w:sz w:val="20"/>
          <w:szCs w:val="20"/>
          <w:lang w:val="en-US" w:eastAsia="ko-KR"/>
        </w:rPr>
        <w:t xml:space="preserve"> model</w:t>
      </w:r>
      <w:r w:rsidRPr="009E454A">
        <w:rPr>
          <w:sz w:val="20"/>
          <w:szCs w:val="20"/>
          <w:lang w:val="en-US" w:eastAsia="ko-KR"/>
        </w:rPr>
        <w:t xml:space="preserve"> was proposed by t</w:t>
      </w:r>
      <w:r w:rsidR="00D36898" w:rsidRPr="009E454A">
        <w:rPr>
          <w:sz w:val="20"/>
          <w:szCs w:val="20"/>
          <w:lang w:val="en-US" w:eastAsia="ko-KR"/>
        </w:rPr>
        <w:t xml:space="preserve">he </w:t>
      </w:r>
      <w:r w:rsidR="000572E5" w:rsidRPr="009E454A">
        <w:rPr>
          <w:sz w:val="20"/>
          <w:szCs w:val="20"/>
          <w:lang w:val="en-US" w:eastAsia="ko-KR"/>
        </w:rPr>
        <w:t>seminal paper by Jacobs (1992)</w:t>
      </w:r>
      <w:r w:rsidR="00597A9C">
        <w:rPr>
          <w:sz w:val="20"/>
          <w:szCs w:val="20"/>
          <w:lang w:val="en-US" w:eastAsia="ko-KR"/>
        </w:rPr>
        <w:t xml:space="preserve"> </w:t>
      </w:r>
      <w:r w:rsidR="00041911">
        <w:rPr>
          <w:sz w:val="20"/>
          <w:szCs w:val="20"/>
          <w:lang w:val="en-US" w:eastAsia="ko-KR"/>
        </w:rPr>
        <w:fldChar w:fldCharType="begin"/>
      </w:r>
      <w:r w:rsidR="00FA52DF">
        <w:rPr>
          <w:sz w:val="20"/>
          <w:szCs w:val="20"/>
          <w:lang w:val="en-US" w:eastAsia="ko-KR"/>
        </w:rPr>
        <w:instrText xml:space="preserve"> ADDIN ZOTERO_ITEM CSL_CITATION {"citationID":"GrMoMOdw","properties":{"unsorted":false,"formattedCitation":"\\super 1\\nosupersub{}","plainCitation":"1","noteIndex":0},"citationItems":[{"id":"fAj5OqOs/43DmK2cV","uris":["http://zotero.org/users/19315591/items/2KS46Y4E"],"itemData":{"id":44,"type":"paper-conference","event-title":"1992 International Solid Freeform Fabrication Symposium","title":"Fundamentals of Stereolithography","URL":"https://api.semanticscholar.org/CorpusID:140062023","author":[{"family":"Jacobs","given":"Paul F."}],"issued":{"date-parts":[["1992"]]}}}],"schema":"https://github.com/citation-style-language/schema/raw/master/csl-citation.json"} </w:instrText>
      </w:r>
      <w:r w:rsidR="00041911">
        <w:rPr>
          <w:sz w:val="20"/>
          <w:szCs w:val="20"/>
          <w:lang w:val="en-US" w:eastAsia="ko-KR"/>
        </w:rPr>
        <w:fldChar w:fldCharType="separate"/>
      </w:r>
      <w:r w:rsidR="00041911" w:rsidRPr="00041911">
        <w:rPr>
          <w:sz w:val="20"/>
          <w:vertAlign w:val="superscript"/>
        </w:rPr>
        <w:t>1</w:t>
      </w:r>
      <w:r w:rsidR="00041911">
        <w:rPr>
          <w:sz w:val="20"/>
          <w:szCs w:val="20"/>
          <w:lang w:val="en-US" w:eastAsia="ko-KR"/>
        </w:rPr>
        <w:fldChar w:fldCharType="end"/>
      </w:r>
      <w:r w:rsidR="006B685C">
        <w:rPr>
          <w:sz w:val="20"/>
          <w:szCs w:val="20"/>
          <w:lang w:val="en-US" w:eastAsia="ko-KR"/>
        </w:rPr>
        <w:t xml:space="preserve"> </w:t>
      </w:r>
      <w:r w:rsidRPr="009E454A">
        <w:rPr>
          <w:sz w:val="20"/>
          <w:szCs w:val="20"/>
          <w:lang w:val="en-US" w:eastAsia="ko-KR"/>
        </w:rPr>
        <w:t xml:space="preserve">which </w:t>
      </w:r>
      <w:r w:rsidR="007D0E28" w:rsidRPr="009E454A">
        <w:rPr>
          <w:sz w:val="20"/>
          <w:szCs w:val="20"/>
          <w:lang w:val="en-US" w:eastAsia="ko-KR"/>
        </w:rPr>
        <w:t xml:space="preserve">argued that </w:t>
      </w:r>
      <w:r w:rsidR="00CB0E37" w:rsidRPr="009E454A">
        <w:rPr>
          <w:sz w:val="20"/>
          <w:szCs w:val="20"/>
          <w:lang w:val="en-US" w:eastAsia="ko-KR"/>
        </w:rPr>
        <w:t xml:space="preserve">the amount of light can be characterized by </w:t>
      </w:r>
      <w:r w:rsidR="00C714CC" w:rsidRPr="009E454A">
        <w:rPr>
          <w:sz w:val="20"/>
          <w:szCs w:val="20"/>
          <w:lang w:val="en-US" w:eastAsia="ko-KR"/>
        </w:rPr>
        <w:t>dosage (a simple multiplication of time and light intensity</w:t>
      </w:r>
      <w:r w:rsidR="00D163BC" w:rsidRPr="009E454A">
        <w:rPr>
          <w:sz w:val="20"/>
          <w:szCs w:val="20"/>
          <w:lang w:val="en-US" w:eastAsia="ko-KR"/>
        </w:rPr>
        <w:t>)</w:t>
      </w:r>
      <w:r w:rsidR="009A68DF" w:rsidRPr="009E454A">
        <w:rPr>
          <w:sz w:val="20"/>
          <w:szCs w:val="20"/>
          <w:lang w:val="en-US" w:eastAsia="ko-KR"/>
        </w:rPr>
        <w:t xml:space="preserve">, also known as dose or exposure. </w:t>
      </w:r>
      <w:r w:rsidR="008E3F5D" w:rsidRPr="009E454A">
        <w:rPr>
          <w:sz w:val="20"/>
          <w:szCs w:val="20"/>
          <w:lang w:val="en-US" w:eastAsia="ko-KR"/>
        </w:rPr>
        <w:t xml:space="preserve">They also argued for </w:t>
      </w:r>
      <w:r w:rsidR="006101B0" w:rsidRPr="009E454A">
        <w:rPr>
          <w:sz w:val="20"/>
          <w:szCs w:val="20"/>
          <w:lang w:val="en-US" w:eastAsia="ko-KR"/>
        </w:rPr>
        <w:t xml:space="preserve">an induction </w:t>
      </w:r>
      <w:r w:rsidR="000C0A89" w:rsidRPr="009E454A">
        <w:rPr>
          <w:sz w:val="20"/>
          <w:szCs w:val="20"/>
          <w:lang w:val="en-US" w:eastAsia="ko-KR"/>
        </w:rPr>
        <w:t>dosage</w:t>
      </w:r>
      <w:r w:rsidR="007A1A31" w:rsidRPr="009E454A">
        <w:rPr>
          <w:sz w:val="20"/>
          <w:szCs w:val="20"/>
          <w:lang w:val="en-US" w:eastAsia="ko-KR"/>
        </w:rPr>
        <w:t xml:space="preserve"> </w:t>
      </w:r>
      <w:r w:rsidR="005B3C35" w:rsidRPr="009E454A">
        <w:rPr>
          <w:sz w:val="20"/>
          <w:szCs w:val="20"/>
          <w:lang w:val="en-US" w:eastAsia="ko-KR"/>
        </w:rPr>
        <w:t>or critical exposure</w:t>
      </w:r>
      <w:r w:rsidR="000C0A89" w:rsidRPr="009E454A">
        <w:rPr>
          <w:sz w:val="20"/>
          <w:szCs w:val="20"/>
          <w:lang w:val="en-US" w:eastAsia="ko-KR"/>
        </w:rPr>
        <w:t xml:space="preserve">, below which </w:t>
      </w:r>
      <w:r w:rsidR="00DA3E74" w:rsidRPr="009E454A">
        <w:rPr>
          <w:sz w:val="20"/>
          <w:szCs w:val="20"/>
          <w:lang w:val="en-US" w:eastAsia="ko-KR"/>
        </w:rPr>
        <w:t>no curing will occur</w:t>
      </w:r>
      <w:r w:rsidR="00B961C2">
        <w:rPr>
          <w:sz w:val="20"/>
          <w:szCs w:val="20"/>
          <w:lang w:val="en-US" w:eastAsia="ko-KR"/>
        </w:rPr>
        <w:t xml:space="preserve">, above which curing occurs </w:t>
      </w:r>
      <w:r w:rsidR="00621DA5">
        <w:rPr>
          <w:sz w:val="20"/>
          <w:szCs w:val="20"/>
          <w:lang w:val="en-US" w:eastAsia="ko-KR"/>
        </w:rPr>
        <w:t>at increasing</w:t>
      </w:r>
      <w:r w:rsidR="00E56D24">
        <w:rPr>
          <w:sz w:val="20"/>
          <w:szCs w:val="20"/>
          <w:lang w:val="en-US" w:eastAsia="ko-KR"/>
        </w:rPr>
        <w:t xml:space="preserve"> dep</w:t>
      </w:r>
      <w:r w:rsidR="00621DA5">
        <w:rPr>
          <w:sz w:val="20"/>
          <w:szCs w:val="20"/>
          <w:lang w:val="en-US" w:eastAsia="ko-KR"/>
        </w:rPr>
        <w:t>ths</w:t>
      </w:r>
      <w:r w:rsidR="00E56D24">
        <w:rPr>
          <w:sz w:val="20"/>
          <w:szCs w:val="20"/>
          <w:lang w:val="en-US" w:eastAsia="ko-KR"/>
        </w:rPr>
        <w:t xml:space="preserve"> (i.e. in the direction of light propagation)</w:t>
      </w:r>
      <w:r w:rsidR="00621DA5">
        <w:rPr>
          <w:sz w:val="20"/>
          <w:szCs w:val="20"/>
          <w:lang w:val="en-US" w:eastAsia="ko-KR"/>
        </w:rPr>
        <w:t xml:space="preserve"> as measured via video cameras or physical measurements</w:t>
      </w:r>
      <w:r w:rsidR="00597A9C">
        <w:rPr>
          <w:sz w:val="20"/>
          <w:szCs w:val="20"/>
          <w:lang w:val="en-US" w:eastAsia="ko-KR"/>
        </w:rPr>
        <w:t xml:space="preserve"> </w:t>
      </w:r>
      <w:r w:rsidR="009C7477">
        <w:rPr>
          <w:sz w:val="20"/>
          <w:szCs w:val="20"/>
          <w:lang w:val="en-US" w:eastAsia="ko-KR"/>
        </w:rPr>
        <w:fldChar w:fldCharType="begin"/>
      </w:r>
      <w:r w:rsidR="00FA52DF">
        <w:rPr>
          <w:sz w:val="20"/>
          <w:szCs w:val="20"/>
          <w:lang w:val="en-US" w:eastAsia="ko-KR"/>
        </w:rPr>
        <w:instrText xml:space="preserve"> ADDIN ZOTERO_ITEM CSL_CITATION {"citationID":"EEJwf4pq","properties":{"unsorted":false,"formattedCitation":"\\super 2,3\\nosupersub{}","plainCitation":"2,3","noteIndex":0},"citationItems":[{"id":"fAj5OqOs/AXtPVyKo","uris":["http://zotero.org/users/19315591/items/PXL38N35"],"itemData":{"id":47,"type":"article-journal","abstract":"Abstract The utility of visible light for 3D printing has increased in recent years owing to its accessibility and reduced materials interactions, such as scattering and absorption/degradation, relative to traditional UV light-based processes. However, photosystems that react efficiently with visible light often require multiple molecular components and have strong and diverse absorption profiles, increasing the complexity of formulation and printing optimization. Herein, a streamlined method to select and optimize visible light 3D printing conditions is described. First, green light liquid crystal display (LCD) 3D printing using a novel resin is optimized through traditional empirical methods, which involves resin component selection, spectroscopic characterization, time-intensive 3D printing under several different conditions, and measurements of dimensional accuracy for each printed object. Subsequent analytical quantification of dynamic photon absorption during green light polymerizations unveils relationships to cure depth that enables facile resin and 3D printing optimization using a model that is a modification to the Jacob's equation traditionally used for stereolithographic 3D printing. The approach and model are then validated using a distinct green light-activated resin for two types of projection-based 3D printing.","container-title":"Advanced Materials Technologies","DOI":"10.1002/admt.202300052","ISSN":"2365-709X","issue":"23","journalAbbreviation":"Advanced Materials Technologies","note":"publisher: John Wiley &amp; Sons, Ltd","page":"2300052","title":"Counting All Photons: Efficient Optimization of Visible Light 3D Printing","volume":"8","author":[{"family":"Stevens","given":"Lynn M."},{"family":"Recker","given":"Elizabeth A."},{"family":"Zhou","given":"Kevin A."},{"family":"Garcia","given":"Vincent G."},{"family":"Mason","given":"Keldy S."},{"family":"Tagnon","given":"Clotilde"},{"family":"Abdelaziz","given":"Nayera"},{"family":"Page","given":"Zachariah A."}],"issued":{"date-parts":[["2023",12,1]]}}},{"id":"fAj5OqOs/Iu31yhyS","uris":["http://zotero.org/users/19315591/items/6D7KJSYS"],"itemData":{"id":48,"type":"article-journal","abstract":"A testing methodology was developed to expose photopolymer resins and measure the cured material to determine two key parameters related to the photopolymerization process: Ec (critical energy to initiate polymerization) and Dp (penetration depth of curing light). Five commercially available resins were evaluated under exposure from 365nm and 405nm light at varying power densities and energies. Three different methods for determining the thickness of the cured resin were evaluated. Caliper measurements, stylus profilometry, and confocal laser scanning microscopy showed similar results for hard materials while caliper measurement of a soft, elastomeric material proved inaccurate. Working curves for the five photopolymers showed unique behavior both within and among the resins as a function of curing light wavelength. Ec and Dp for the five resins showed variations as large as 10x. Variations of this magnitude, if unknown to the user and not controlled for, will clearly affect printed part quality. This points to the need for a standardized approach for determining and disseminating these, and perhaps, other key parameters.","container-title":"Additive Manufacturing","DOI":"10.1016/j.addma.2017.10.009","ISSN":"2214-8604","journalAbbreviation":"Additive Manufacturing","page":"203-212","title":"Measuring UV curing parameters of commercial photopolymers used in additive manufacturing","volume":"18","author":[{"family":"Bennett","given":"Joe"}],"issued":{"date-parts":[["2017",12,1]]}}}],"schema":"https://github.com/citation-style-language/schema/raw/master/csl-citation.json"} </w:instrText>
      </w:r>
      <w:r w:rsidR="009C7477">
        <w:rPr>
          <w:sz w:val="20"/>
          <w:szCs w:val="20"/>
          <w:lang w:val="en-US" w:eastAsia="ko-KR"/>
        </w:rPr>
        <w:fldChar w:fldCharType="separate"/>
      </w:r>
      <w:r w:rsidR="003A5156" w:rsidRPr="003A5156">
        <w:rPr>
          <w:sz w:val="20"/>
          <w:vertAlign w:val="superscript"/>
        </w:rPr>
        <w:t>2,3</w:t>
      </w:r>
      <w:r w:rsidR="009C7477">
        <w:rPr>
          <w:sz w:val="20"/>
          <w:szCs w:val="20"/>
          <w:lang w:val="en-US" w:eastAsia="ko-KR"/>
        </w:rPr>
        <w:fldChar w:fldCharType="end"/>
      </w:r>
      <w:r w:rsidR="00231340">
        <w:rPr>
          <w:sz w:val="20"/>
          <w:szCs w:val="20"/>
          <w:lang w:val="en-US" w:eastAsia="ko-KR"/>
        </w:rPr>
        <w:t xml:space="preserve"> </w:t>
      </w:r>
      <w:r w:rsidR="00E74EA9">
        <w:rPr>
          <w:sz w:val="20"/>
          <w:szCs w:val="20"/>
          <w:lang w:val="en-US" w:eastAsia="ko-KR"/>
        </w:rPr>
        <w:t xml:space="preserve">. </w:t>
      </w:r>
      <w:r w:rsidR="00D96950" w:rsidRPr="009E454A">
        <w:rPr>
          <w:sz w:val="20"/>
          <w:szCs w:val="20"/>
          <w:lang w:val="en-US" w:eastAsia="ko-KR"/>
        </w:rPr>
        <w:t xml:space="preserve">Since its publication, </w:t>
      </w:r>
      <w:r w:rsidR="009F6F66" w:rsidRPr="009E454A">
        <w:rPr>
          <w:sz w:val="20"/>
          <w:szCs w:val="20"/>
          <w:lang w:val="en-US" w:eastAsia="ko-KR"/>
        </w:rPr>
        <w:t xml:space="preserve">others have cautioned against the </w:t>
      </w:r>
      <w:r w:rsidR="0042749B" w:rsidRPr="009E454A">
        <w:rPr>
          <w:sz w:val="20"/>
          <w:szCs w:val="20"/>
          <w:lang w:val="en-US" w:eastAsia="ko-KR"/>
        </w:rPr>
        <w:t xml:space="preserve">reciprocity </w:t>
      </w:r>
      <w:r w:rsidR="005F0564" w:rsidRPr="009E454A">
        <w:rPr>
          <w:sz w:val="20"/>
          <w:szCs w:val="20"/>
          <w:lang w:val="en-US" w:eastAsia="ko-KR"/>
        </w:rPr>
        <w:t>of intensity and time in the calculation of dosage</w:t>
      </w:r>
      <w:r w:rsidR="008C3450">
        <w:rPr>
          <w:sz w:val="20"/>
          <w:szCs w:val="20"/>
          <w:lang w:val="en-US" w:eastAsia="ko-KR"/>
        </w:rPr>
        <w:t xml:space="preserve"> for various reasons</w:t>
      </w:r>
      <w:r w:rsidR="005F0564" w:rsidRPr="009E454A">
        <w:rPr>
          <w:sz w:val="20"/>
          <w:szCs w:val="20"/>
          <w:lang w:val="en-US" w:eastAsia="ko-KR"/>
        </w:rPr>
        <w:t xml:space="preserve">, preferring instead to </w:t>
      </w:r>
      <w:r w:rsidR="00A91006">
        <w:rPr>
          <w:sz w:val="20"/>
          <w:szCs w:val="20"/>
          <w:lang w:val="en-US" w:eastAsia="ko-KR"/>
        </w:rPr>
        <w:t xml:space="preserve">edit the curve by </w:t>
      </w:r>
      <w:r w:rsidR="005F0564" w:rsidRPr="009E454A">
        <w:rPr>
          <w:sz w:val="20"/>
          <w:szCs w:val="20"/>
          <w:lang w:val="en-US" w:eastAsia="ko-KR"/>
        </w:rPr>
        <w:t>add</w:t>
      </w:r>
      <w:r w:rsidR="00A91006">
        <w:rPr>
          <w:sz w:val="20"/>
          <w:szCs w:val="20"/>
          <w:lang w:val="en-US" w:eastAsia="ko-KR"/>
        </w:rPr>
        <w:t>ing</w:t>
      </w:r>
      <w:r w:rsidR="005F0564" w:rsidRPr="009E454A">
        <w:rPr>
          <w:sz w:val="20"/>
          <w:szCs w:val="20"/>
          <w:lang w:val="en-US" w:eastAsia="ko-KR"/>
        </w:rPr>
        <w:t xml:space="preserve"> an exponent to intensity (or time)</w:t>
      </w:r>
      <w:r w:rsidR="00E74EA9">
        <w:rPr>
          <w:sz w:val="20"/>
          <w:szCs w:val="20"/>
          <w:lang w:val="en-US" w:eastAsia="ko-KR"/>
        </w:rPr>
        <w:t xml:space="preserve"> </w:t>
      </w:r>
      <w:r w:rsidR="00E74EA9">
        <w:rPr>
          <w:sz w:val="20"/>
          <w:szCs w:val="20"/>
          <w:lang w:val="en-US" w:eastAsia="ko-KR"/>
        </w:rPr>
        <w:fldChar w:fldCharType="begin"/>
      </w:r>
      <w:r w:rsidR="00FA52DF">
        <w:rPr>
          <w:sz w:val="20"/>
          <w:szCs w:val="20"/>
          <w:lang w:val="en-US" w:eastAsia="ko-KR"/>
        </w:rPr>
        <w:instrText xml:space="preserve"> ADDIN ZOTERO_ITEM CSL_CITATION {"citationID":"gjQb5asb","properties":{"unsorted":false,"formattedCitation":"\\super 4\\uc0\\u8211{}6\\nosupersub{}","plainCitation":"4–6","noteIndex":0},"citationItems":[{"id":"fAj5OqOs/Ma5bT2ET","uris":["http://zotero.org/users/19315591/items/GQ8TNGN3"],"itemData":{"id":46,"type":"article-journal","abstract":"Objectives\nA model BisGMA/TEGDMA unfilled resin was utilized to investigate the effect of varied irradiation intensity on the photopolymerization kinetics and shrinkage stress evolution, as a means for evaluation of the reciprocity relationship.\nMethods\nFunctional group conversion was determined by FTIR spectroscopy and polymerization shrinkage stress was obtained by a tensometer. Samples were polymerized with UV light from an EXFO Acticure with 0.1wt% photoinitiator. A one-dimensional kinetic model was utilized to predict the conversion–dose relationship.\nResults\nAs irradiation intensity increased, conversion decreased at a constant irradiation dose and the overall dose required to achieve full conversion increased. Methacrylate conversion ranged from 64±2% at 3mW/cm2 to 78±1% at 24mW/cm2 while the final shrinkage stress varied from 2.4±0.1MPa to 3.0±0.1MPa. The ultimate conversion and shrinkage stress levels achieved were dependent not only upon dose but also the irradiation intensity, in contrast to an idealized reciprocity relationship. A kinetic model was utilized to analyze this behavior and provide theoretical conversion profiles versus irradiation time and dose.\nSignificance\nAnalysis of the experimental and modeling results demonstrated that the polymerization kinetics do not and should not be expected to follow the reciprocity law behavior. As irradiation intensity is increased, the overall dose required to achieve full conversion also increased. Further, the ultimate conversion and shrinkage stress that are achieved are not dependent only upon dose but rather upon the irradiation intensity and corresponding polymerization rate.","container-title":"Dental Materials","DOI":"10.1016/j.dental.2014.02.021","ISSN":"0109-5641","issue":"6","journalAbbreviation":"Dental Materials","page":"605-612","title":"The reciprocity law concerning light dose relationships applied to BisGMA/TEGDMA photopolymers: Theoretical analysis and experimental characterization","volume":"30","author":[{"family":"Wydra","given":"James W."},{"family":"Cramer","given":"Neil B."},{"family":"Stansbury","given":"Jeffrey W."},{"family":"Bowman","given":"Christopher N."}],"issued":{"date-parts":[["2014",6,1]]}}},{"id":"fAj5OqOs/FnclclRT","uris":["http://zotero.org/users/19315591/items/ELJ6PIUC"],"itemData":{"id":49,"type":"article-journal","abstract":"Application of 3D printed structures via stereolithography (SLA) is limited by imprecise dimensional control and inferior mechanical properties. These challenges is attributed to poor understanding of polymerization behavior during the printing process and inadequate post-processing methods. The former via a modified version of Jacob's working curve equation that incorporates the resin's sub-linear response to irradiation intensity is addressed by the authors. This new model provides a more accurate approach to select 3D printing parameters given a desired z-resolution and conversion profile along the depth of the printed part. The authors use this improved model to motivate a novel material design that can be post-processed to be indistinguishable from the polymer at 100% conversion. This approach employs a dual initiating system in which photo-initiated printing is followed by a thermal post-cure to achieve uniform conversion. The authors show that this approach enables fast printing times (10?s per layer), exceptional horizontal resolution (1?10 microns), precise control over vertical resolution, and decreased surface corrugations on a 10's of microns scale. The techniques described herein use an acrylate-based SLA resin, but the approach can be extended to other monomer systems to simultaneously achieve predictable properties and dimensions that are critical for application of additive manufacturing in load-bearing applications.","container-title":"Advanced Engineering Materials","DOI":"10.1002/adem.201800876","ISSN":"1438-1656","issue":"12","journalAbbreviation":"Advanced Engineering Materials","note":"publisher: John Wiley &amp; Sons, Ltd","page":"1800876","title":"Understanding and Improving Mechanical Properties in 3D printed Parts Using a Dual-Cure Acrylate-Based Resin for Stereolithography","volume":"20","author":[{"family":"Uzcategui","given":"Asais Camila"},{"family":"Muralidharan","given":"Archish"},{"family":"Ferguson","given":"Virginia L."},{"family":"Bryant","given":"Stephanie J."},{"family":"McLeod","given":"Robert R."}],"issued":{"date-parts":[["2018",12,1]]}}},{"id":"fAj5OqOs/rY5CEJMN","uris":["http://zotero.org/users/19315591/items/EZBGKEA2"],"itemData":{"id":18,"type":"article-journal","container-title":"Additive Manufacturing","DOI":"https://doi.org/10.1016/j.addma.2025.104659","page":"104659","title":"Modeling and spatio-temporal optimization of grayscale digital light processing 3D-printed structures with photobleaching resins","volume":"99","author":[{"family":"Fan","given":"Xiru"},{"family":"Zhang","given":"Mengjie"},{"family":"Hu","given":"Liguo"},{"family":"Dong","given":"Le"},{"family":"Yu","given":"Qinghua"},{"family":"Zhang","given":"Biao"},{"family":"Zhou","given":"Kun"},{"family":"Wang","given":"Dong"}],"issued":{"date-parts":[["2025"]]}}}],"schema":"https://github.com/citation-style-language/schema/raw/master/csl-citation.json"} </w:instrText>
      </w:r>
      <w:r w:rsidR="00E74EA9">
        <w:rPr>
          <w:sz w:val="20"/>
          <w:szCs w:val="20"/>
          <w:lang w:val="en-US" w:eastAsia="ko-KR"/>
        </w:rPr>
        <w:fldChar w:fldCharType="separate"/>
      </w:r>
      <w:r w:rsidR="00E74EA9" w:rsidRPr="00E74EA9">
        <w:rPr>
          <w:sz w:val="20"/>
          <w:vertAlign w:val="superscript"/>
        </w:rPr>
        <w:t>4–6</w:t>
      </w:r>
      <w:r w:rsidR="00E74EA9">
        <w:rPr>
          <w:sz w:val="20"/>
          <w:szCs w:val="20"/>
          <w:lang w:val="en-US" w:eastAsia="ko-KR"/>
        </w:rPr>
        <w:fldChar w:fldCharType="end"/>
      </w:r>
      <w:r w:rsidR="00F066B5" w:rsidRPr="009E454A">
        <w:rPr>
          <w:sz w:val="20"/>
          <w:szCs w:val="20"/>
          <w:lang w:val="en-US" w:eastAsia="ko-KR"/>
        </w:rPr>
        <w:t xml:space="preserve"> </w:t>
      </w:r>
      <w:r w:rsidR="005F0564" w:rsidRPr="009E454A">
        <w:rPr>
          <w:sz w:val="20"/>
          <w:szCs w:val="20"/>
          <w:lang w:val="en-US" w:eastAsia="ko-KR"/>
        </w:rPr>
        <w:t>.</w:t>
      </w:r>
      <w:r w:rsidR="00847F6E">
        <w:rPr>
          <w:sz w:val="20"/>
          <w:szCs w:val="20"/>
          <w:lang w:val="en-US" w:eastAsia="ko-KR"/>
        </w:rPr>
        <w:t xml:space="preserve"> </w:t>
      </w:r>
      <w:r w:rsidR="00255E46">
        <w:rPr>
          <w:sz w:val="20"/>
          <w:szCs w:val="20"/>
          <w:lang w:val="en-US" w:eastAsia="ko-KR"/>
        </w:rPr>
        <w:t xml:space="preserve">This model </w:t>
      </w:r>
      <w:r w:rsidR="00E72520">
        <w:rPr>
          <w:sz w:val="20"/>
          <w:szCs w:val="20"/>
          <w:lang w:val="en-US" w:eastAsia="ko-KR"/>
        </w:rPr>
        <w:t>can result in very imprecise constants</w:t>
      </w:r>
      <w:r w:rsidR="006043F0">
        <w:rPr>
          <w:sz w:val="20"/>
          <w:szCs w:val="20"/>
          <w:lang w:val="en-US" w:eastAsia="ko-KR"/>
        </w:rPr>
        <w:t xml:space="preserve"> </w:t>
      </w:r>
      <w:r w:rsidR="006043F0">
        <w:rPr>
          <w:sz w:val="20"/>
          <w:szCs w:val="20"/>
          <w:lang w:val="en-US" w:eastAsia="ko-KR"/>
        </w:rPr>
        <w:fldChar w:fldCharType="begin"/>
      </w:r>
      <w:r w:rsidR="00FA52DF">
        <w:rPr>
          <w:sz w:val="20"/>
          <w:szCs w:val="20"/>
          <w:lang w:val="en-US" w:eastAsia="ko-KR"/>
        </w:rPr>
        <w:instrText xml:space="preserve"> ADDIN ZOTERO_ITEM CSL_CITATION {"citationID":"WhakTceo","properties":{"unsorted":false,"formattedCitation":"\\super 7\\nosupersub{}","plainCitation":"7","noteIndex":0},"citationItems":[{"id":"fAj5OqOs/Avi0NzkG","uris":["http://zotero.org/users/19315591/items/Q8BXW3U8"],"itemData":{"id":12,"type":"article-journal","abstract":"The working curve informs resin properties and print parameters for stereolithography, digital light processing, and other photopolymer additive manufacturing (PAM) technologies. First demonstrated in 1992, the working curve measurement of cure depth vs radiant exposure of light is now a foundational measurement in the field of PAM. Despite its widespread use in industry and academia, there is no formal method or procedure for performing the working curve measurement, raising questions about the utility of reported working curve parameters. Here, an interlaboratory study (ILS) is described in which 24 individual laboratories performed a working curve measurement on an aliquot from a single batch of PAM resin. The ILS reveals that there is enormous scatter in the working curve data and the key fit parameters derived from it. The measured depth of light penetration Dp varied by as much as 7x between participants, while the critical radiant exposure for gelation Ec varied by as much as 70x. This significant scatter is attributed to a lack of common procedure, variation in light engines, epistemic uncertainties from the Jacobs equation, and the use of measurement tools with insufficient precision. The ILS findings highlight an urgent need for procedural standardization and better hardware characterization in this rapidly growing field.","container-title":"Additive Manufacturing","DOI":"10.1016/j.addma.2024.104082","ISSN":"2214-8604","journalAbbreviation":"Additive Manufacturing","page":"104082","title":"Results of an interlaboratory study on the working curve in vat photopolymerization","volume":"84","author":[{"family":"Kolibaba","given":"Thomas J."},{"family":"Killgore","given":"Jason P."},{"family":"Caplins","given":"Benjamin W."},{"family":"Higgins","given":"Callie I."},{"family":"Arp","given":"Uwe"},{"family":"Miller","given":"C. Cameron"},{"family":"Poster","given":"Dianne L."},{"family":"Zong","given":"Yuqin"},{"family":"Broce","given":"Scott"},{"family":"Wang","given":"Tong"},{"family":"Talačka","given":"Vaidas"},{"family":"Andersson","given":"Jonathan"},{"family":"Davenport","given":"Amelia"},{"family":"Panzer","given":"Matthew A."},{"family":"Tumbleston","given":"John R."},{"family":"Gonzalez","given":"Jasmine M."},{"family":"Huffstetler","given":"Jesse"},{"family":"Lund","given":"Benjamin R."},{"family":"Billerbeck","given":"Kai"},{"family":"Clay","given":"Anthony M."},{"family":"Fratarcangeli","given":"Marcus R."},{"family":"Qi","given":"H. Jerry"},{"family":"Porcincula","given":"Dominique H."},{"family":"Bezek","given":"Lindsey B."},{"family":"Kikuta","given":"Kenji"},{"family":"Pearlson","given":"Matthew N."},{"family":"Walker","given":"David A."},{"family":"Long","given":"Corey J."},{"family":"Hasa","given":"Erion"},{"family":"Aguirre-Soto","given":"Alan"},{"family":"Celis-Guzman","given":"Angel"},{"family":"Backman","given":"Daniel E."},{"family":"Sridhar","given":"Raghuveer Lalitha"},{"family":"Cavicchi","given":"Kevin A."},{"family":"Viereckl","given":"RJ"},{"family":"Tong","given":"Elliott"},{"family":"Hansen","given":"Christopher J."},{"family":"Shah","given":"Darshil M."},{"family":"Kinane","given":"Cecelia"},{"family":"Pena-Francesch","given":"Abdon"},{"family":"Antonini","given":"Carlo"},{"family":"Chaudhary","given":"Rajat"},{"family":"Muraca","given":"Gabriele"},{"family":"Bensouda","given":"Yousra"},{"family":"Zhang","given":"Yue"},{"family":"Zhao","given":"Xiayun"}],"issued":{"date-parts":[["2024",3,25]]}}}],"schema":"https://github.com/citation-style-language/schema/raw/master/csl-citation.json"} </w:instrText>
      </w:r>
      <w:r w:rsidR="006043F0">
        <w:rPr>
          <w:sz w:val="20"/>
          <w:szCs w:val="20"/>
          <w:lang w:val="en-US" w:eastAsia="ko-KR"/>
        </w:rPr>
        <w:fldChar w:fldCharType="separate"/>
      </w:r>
      <w:r w:rsidR="006043F0" w:rsidRPr="006043F0">
        <w:rPr>
          <w:sz w:val="20"/>
          <w:vertAlign w:val="superscript"/>
        </w:rPr>
        <w:t>7</w:t>
      </w:r>
      <w:r w:rsidR="006043F0">
        <w:rPr>
          <w:sz w:val="20"/>
          <w:szCs w:val="20"/>
          <w:lang w:val="en-US" w:eastAsia="ko-KR"/>
        </w:rPr>
        <w:fldChar w:fldCharType="end"/>
      </w:r>
      <w:r w:rsidR="00E72520">
        <w:rPr>
          <w:sz w:val="20"/>
          <w:szCs w:val="20"/>
          <w:lang w:val="en-US" w:eastAsia="ko-KR"/>
        </w:rPr>
        <w:t xml:space="preserve"> and does not </w:t>
      </w:r>
      <w:r w:rsidR="007C6658">
        <w:rPr>
          <w:sz w:val="20"/>
          <w:szCs w:val="20"/>
          <w:lang w:val="en-US" w:eastAsia="ko-KR"/>
        </w:rPr>
        <w:t xml:space="preserve">deal with </w:t>
      </w:r>
      <w:r w:rsidR="00474477">
        <w:rPr>
          <w:sz w:val="20"/>
          <w:szCs w:val="20"/>
          <w:lang w:val="en-US" w:eastAsia="ko-KR"/>
        </w:rPr>
        <w:t>blurring in the final cure</w:t>
      </w:r>
      <w:r w:rsidR="00E72520">
        <w:rPr>
          <w:sz w:val="20"/>
          <w:szCs w:val="20"/>
          <w:lang w:val="en-US" w:eastAsia="ko-KR"/>
        </w:rPr>
        <w:t>, b</w:t>
      </w:r>
      <w:r w:rsidR="0034325E" w:rsidRPr="00E72520">
        <w:rPr>
          <w:sz w:val="20"/>
          <w:szCs w:val="20"/>
          <w:lang w:val="en-US" w:eastAsia="ko-KR"/>
        </w:rPr>
        <w:t>ut is fast</w:t>
      </w:r>
      <w:r w:rsidR="006F1628">
        <w:rPr>
          <w:sz w:val="20"/>
          <w:szCs w:val="20"/>
          <w:lang w:val="en-US" w:eastAsia="ko-KR"/>
        </w:rPr>
        <w:t xml:space="preserve"> and simple</w:t>
      </w:r>
      <w:r w:rsidR="003B0D3E" w:rsidRPr="00E72520">
        <w:rPr>
          <w:sz w:val="20"/>
          <w:szCs w:val="20"/>
          <w:lang w:val="en-US" w:eastAsia="ko-KR"/>
        </w:rPr>
        <w:t>.</w:t>
      </w:r>
    </w:p>
    <w:p w14:paraId="35653221" w14:textId="3C6222B5" w:rsidR="00E771CD" w:rsidRPr="00474477" w:rsidRDefault="00FC0E73" w:rsidP="00474477">
      <w:pPr>
        <w:pStyle w:val="ListParagraph"/>
        <w:numPr>
          <w:ilvl w:val="0"/>
          <w:numId w:val="3"/>
        </w:numPr>
        <w:spacing w:after="120" w:line="240" w:lineRule="exact"/>
        <w:jc w:val="both"/>
        <w:rPr>
          <w:sz w:val="20"/>
          <w:szCs w:val="20"/>
          <w:lang w:val="en-US" w:eastAsia="ko-KR"/>
        </w:rPr>
      </w:pPr>
      <w:r w:rsidRPr="009E454A">
        <w:rPr>
          <w:sz w:val="20"/>
          <w:szCs w:val="20"/>
          <w:lang w:val="en-US" w:eastAsia="ko-KR"/>
        </w:rPr>
        <w:t>Taki</w:t>
      </w:r>
      <w:r w:rsidR="00B137B8" w:rsidRPr="009E454A">
        <w:rPr>
          <w:sz w:val="20"/>
          <w:szCs w:val="20"/>
          <w:lang w:val="en-US" w:eastAsia="ko-KR"/>
        </w:rPr>
        <w:t>’s</w:t>
      </w:r>
      <w:r w:rsidR="008E35B1">
        <w:rPr>
          <w:sz w:val="20"/>
          <w:szCs w:val="20"/>
          <w:lang w:val="en-US" w:eastAsia="ko-KR"/>
        </w:rPr>
        <w:t xml:space="preserve"> </w:t>
      </w:r>
      <w:r w:rsidR="008E35B1">
        <w:rPr>
          <w:sz w:val="20"/>
          <w:szCs w:val="20"/>
          <w:lang w:val="en-US" w:eastAsia="ko-KR"/>
        </w:rPr>
        <w:fldChar w:fldCharType="begin"/>
      </w:r>
      <w:r w:rsidR="00FA52DF">
        <w:rPr>
          <w:sz w:val="20"/>
          <w:szCs w:val="20"/>
          <w:lang w:val="en-US" w:eastAsia="ko-KR"/>
        </w:rPr>
        <w:instrText xml:space="preserve"> ADDIN ZOTERO_ITEM CSL_CITATION {"citationID":"SlZMWyqm","properties":{"unsorted":false,"formattedCitation":"\\super 8\\uc0\\u8211{}10\\nosupersub{}","plainCitation":"8–10","noteIndex":0},"citationItems":[{"id":"fAj5OqOs/hYkYEpkP","uris":["http://zotero.org/users/19315591/items/4QN6G6A3"],"itemData":{"id":53,"type":"article-journal","abstract":"Additive manufacturing is a versatile technology for producing customized 3D products. In 2015, the Continuous Liquid Interface Production (CLIP) system was developed as a part of projection-type, UV-curable resin 3D printers. The CLIP system utilized the dead zone where oxygen inhibition occurs and prevents the UV-cured product from adhering to the UV illumination window. The CLIP system successfully produced complex shapes in a short time. This study investigated how the relationship between the photopolymerization rate, oxygen inhibition rate, and oxygen diffusion rate affects the shape of the product by means of a numerical simulation of the photopolymerization kinetics with oxygen diffusion and reaction. The results indicate that the vertical production speed and transmittance of UV light are crucial to controlling the conversion and shape precision of products.","container-title":"Polymers","DOI":"10.3390/polym12040875","ISSN":"2073-4360","issue":"4","page":"875","title":"A Simplified 2D Numerical Simulation of Photopolymerization Kinetics and Oxygen Diffusion–Reaction for the Continuous Liquid Interface Production (CLIP) System","volume":"12","author":[{"family":"Taki","given":"Kentaro"}],"issued":{"date-parts":[["2020"]]}}},{"id":"fAj5OqOs/t4nUThGr","uris":["http://zotero.org/users/19315591/items/H7GQ8C79"],"itemData":{"id":50,"type":"article-journal","container-title":"Macromolecules","DOI":"10.1021/ma402437q","ISSN":"0024-9297","issue":"6","journalAbbreviation":"Macromolecules","note":"publisher: American Chemical Society","page":"1906-1913","title":"Effect of Oxygen Inhibition on the Kinetic Constants of the UV-Radical Photopolymerization of Diurethane Dimethacrylate/Photoinitiator Systems","volume":"47","author":[{"family":"Taki","given":"Kentaro"},{"family":"Watanabe","given":"Yoshihito"},{"family":"Ito","given":"Hiroshi"},{"family":"Ohshima","given":"Masahiro"}],"issued":{"date-parts":[["2014",3,25]]}}},{"id":"fAj5OqOs/s9P3NOwo","uris":["http://zotero.org/users/19315591/items/F4FQMD7E"],"itemData":{"id":52,"type":"article-journal","abstract":"Three-dimensional (3D) ultraviolet (UV) inkjet printers represent a versatile technology for creating complex functional structures. During their operation, 3D objects are formed by repeating cycles of drawing a UV-curable resin with inkjet nozzles and then solidifying it with UV irradiation. In this study, the activity performed by a 3D UV inkjet printer was simulated by spin casting a 33µm thick layer of UV-curable resin (containing diurethanedimethacrylate and 1-hydroxycyclohexyl phenyl ketone compounds mixed at a weight ratio of 99:1) onto a Si wafer followed by photopolymerization for 2s at a UV irradiation of 10mWcm−2. Afterwards, the second resin layer with a thickness of 33µm was spun-cast onto the first layer and photopolymerized under the same conditions. The conversion distribution of C=C bonds in the UV-curable resin was investigated via confocal laser Raman microscopy and numerical calculations, which took into account the kinetics of photopolymerization and oxygen inhibition reactions. The confocal laser Raman microscopy technique provided a unique distribution of the C=C bond conversion across the film depth. Thus, the conversion magnitude at a depth of 0µm was zero and increased to 0.2 at 6µm. Afterwards, the slope of the conversion distribution plot became moderate until the conversion reached the value of 0.43 at a film depth of 28µm. Between the film depths of 28 and 38µm, the conversion remained constant with a variation not exceeding 0.03. After that, the conversion value increased again, reaching the magnitude of 0.48 at a depth of 50µm and remained constant in the region between 50 and 56µm (with a variation not exceeding 0.04). At higher depths, the graph slope became moderate again, and the conversion value increased gradually to 0.51 at 66µm, after which the silicon wafer was reached. As a result, two different plateaus were observed on the conversion distribution plot: between 28 and 38µm and between 50 and 56µm (the corresponding conversion variation in these regions was below 0.05). The obtained experimental data were in good agreement with the results of numerical calculations, which attributed the existence of the two plateaus on the plot of the C=C bond conversion distribution to the formation of an oxygen-lean point. In addition, the effects of the UV intensity, irradiation time, lamination time, photoinitiator concentration, and concentration of dissolved oxygen on the oxygen concentration and conversion distributions across the depth direction have been examined. The obtained results revealed that the increases in the UV intensity, irradiation time, and photoinitiator concentration as well as the decrease in the initial dissolved oxygen concentration effectively increased the conversion of C=C bonds in the resin film and decreased the thickness of an unpolymerized layer.","container-title":"Chemical Engineering Science","DOI":"10.1016/j.ces.2016.10.050","ISSN":"0009-2509","journalAbbreviation":"Chemical Engineering Science","page":"569-579","title":"Oxygen concentration and conversion distributions in a layer-by-layer UV-cured film used as a simplified model of a 3D UV inkjet printing system","volume":"158","author":[{"family":"Taki","given":"Kentaro"},{"family":"Watanabe","given":"Yoshihito"},{"family":"Tanabe","given":"Tadao"},{"family":"Ito","given":"Hiroshi"},{"family":"Ohshima","given":"Masahiro"}],"issued":{"date-parts":[["2017",2,2]]}}}],"schema":"https://github.com/citation-style-language/schema/raw/master/csl-citation.json"} </w:instrText>
      </w:r>
      <w:r w:rsidR="008E35B1">
        <w:rPr>
          <w:sz w:val="20"/>
          <w:szCs w:val="20"/>
          <w:lang w:val="en-US" w:eastAsia="ko-KR"/>
        </w:rPr>
        <w:fldChar w:fldCharType="separate"/>
      </w:r>
      <w:r w:rsidR="008E35B1" w:rsidRPr="008E35B1">
        <w:rPr>
          <w:sz w:val="20"/>
          <w:vertAlign w:val="superscript"/>
        </w:rPr>
        <w:t>8–10</w:t>
      </w:r>
      <w:r w:rsidR="008E35B1">
        <w:rPr>
          <w:sz w:val="20"/>
          <w:szCs w:val="20"/>
          <w:lang w:val="en-US" w:eastAsia="ko-KR"/>
        </w:rPr>
        <w:fldChar w:fldCharType="end"/>
      </w:r>
      <w:r w:rsidR="00231340">
        <w:rPr>
          <w:sz w:val="20"/>
          <w:szCs w:val="20"/>
          <w:lang w:val="en-US" w:eastAsia="ko-KR"/>
        </w:rPr>
        <w:t xml:space="preserve"> </w:t>
      </w:r>
      <w:r w:rsidR="002C2519">
        <w:rPr>
          <w:sz w:val="20"/>
          <w:szCs w:val="20"/>
          <w:lang w:val="en-US" w:eastAsia="ko-KR"/>
        </w:rPr>
        <w:t xml:space="preserve">, </w:t>
      </w:r>
      <w:r w:rsidR="00231340">
        <w:rPr>
          <w:sz w:val="20"/>
          <w:szCs w:val="20"/>
          <w:lang w:val="en-US" w:eastAsia="ko-KR"/>
        </w:rPr>
        <w:t>Bowman’s</w:t>
      </w:r>
      <w:r w:rsidR="00D73D2C">
        <w:rPr>
          <w:sz w:val="20"/>
          <w:szCs w:val="20"/>
          <w:lang w:val="en-US" w:eastAsia="ko-KR"/>
        </w:rPr>
        <w:t xml:space="preserve"> </w:t>
      </w:r>
      <w:r w:rsidR="00D73D2C">
        <w:rPr>
          <w:sz w:val="20"/>
          <w:szCs w:val="20"/>
          <w:lang w:val="en-US" w:eastAsia="ko-KR"/>
        </w:rPr>
        <w:fldChar w:fldCharType="begin"/>
      </w:r>
      <w:r w:rsidR="00FA52DF">
        <w:rPr>
          <w:sz w:val="20"/>
          <w:szCs w:val="20"/>
          <w:lang w:val="en-US" w:eastAsia="ko-KR"/>
        </w:rPr>
        <w:instrText xml:space="preserve"> ADDIN ZOTERO_ITEM CSL_CITATION {"citationID":"YiegVyrT","properties":{"unsorted":false,"formattedCitation":"\\super 11\\nosupersub{}","plainCitation":"11","noteIndex":0},"citationItems":[{"id":"fAj5OqOs/iBONlXZg","uris":["http://zotero.org/users/19315591/items/VHBFWYMS"],"itemData":{"id":54,"type":"article-journal","container-title":"Macromolecules","DOI":"10.1021/ma071383p","ISSN":"0024-9297","issue":"1","journalAbbreviation":"Macromolecules","note":"publisher: American Chemical Society","page":"230-237","title":"Kinetic Modeling of a Comonomer Photopolymerization System Using High-Throughput Conversion Data","volume":"41","author":[{"family":"Johnson","given":"Peter M."},{"family":"Stansbury","given":"Jeffrey W."},{"family":"Bowman","given":"Christopher N."}],"issued":{"date-parts":[["2008",1,1]]}}}],"schema":"https://github.com/citation-style-language/schema/raw/master/csl-citation.json"} </w:instrText>
      </w:r>
      <w:r w:rsidR="00D73D2C">
        <w:rPr>
          <w:sz w:val="20"/>
          <w:szCs w:val="20"/>
          <w:lang w:val="en-US" w:eastAsia="ko-KR"/>
        </w:rPr>
        <w:fldChar w:fldCharType="separate"/>
      </w:r>
      <w:r w:rsidR="00D73D2C" w:rsidRPr="00D73D2C">
        <w:rPr>
          <w:sz w:val="20"/>
          <w:vertAlign w:val="superscript"/>
        </w:rPr>
        <w:t>11</w:t>
      </w:r>
      <w:r w:rsidR="00D73D2C">
        <w:rPr>
          <w:sz w:val="20"/>
          <w:szCs w:val="20"/>
          <w:lang w:val="en-US" w:eastAsia="ko-KR"/>
        </w:rPr>
        <w:fldChar w:fldCharType="end"/>
      </w:r>
      <w:r w:rsidR="00D73D2C">
        <w:rPr>
          <w:sz w:val="20"/>
          <w:szCs w:val="20"/>
          <w:lang w:val="en-US" w:eastAsia="ko-KR"/>
        </w:rPr>
        <w:t xml:space="preserve"> </w:t>
      </w:r>
      <w:r w:rsidR="002C2519">
        <w:rPr>
          <w:sz w:val="20"/>
          <w:szCs w:val="20"/>
          <w:lang w:val="en-US" w:eastAsia="ko-KR"/>
        </w:rPr>
        <w:t>, and Qi’s</w:t>
      </w:r>
      <w:r w:rsidR="008464DE">
        <w:rPr>
          <w:sz w:val="20"/>
          <w:szCs w:val="20"/>
          <w:lang w:val="en-US" w:eastAsia="ko-KR"/>
        </w:rPr>
        <w:t xml:space="preserve"> </w:t>
      </w:r>
      <w:r w:rsidR="008464DE">
        <w:rPr>
          <w:sz w:val="20"/>
          <w:szCs w:val="20"/>
          <w:lang w:val="en-US" w:eastAsia="ko-KR"/>
        </w:rPr>
        <w:fldChar w:fldCharType="begin"/>
      </w:r>
      <w:r w:rsidR="00FA52DF">
        <w:rPr>
          <w:sz w:val="20"/>
          <w:szCs w:val="20"/>
          <w:lang w:val="en-US" w:eastAsia="ko-KR"/>
        </w:rPr>
        <w:instrText xml:space="preserve"> ADDIN ZOTERO_ITEM CSL_CITATION {"citationID":"FsQ0ZWUu","properties":{"unsorted":false,"formattedCitation":"\\super 12,13\\nosupersub{}","plainCitation":"12,13","noteIndex":0},"citationItems":[{"id":"fAj5OqOs/cy9DlR4i","uris":["http://zotero.org/users/19315591/items/9PHMGFRE"],"itemData":{"id":10,"type":"article-journal","abstract":"Abstract Digital light processing (DLP) 3D printing shows a significant increase in industrial applications due to its ability to fabricate complex parts with fine features. However, the printed sample suffers from oversizing and loss of small features because the solidification of photocuring-resin beyond the targeted regions. To improve printing accuracy, there are significant efforts dedicated to modeling and optimizing the printing process. Nevertheless, most works do not accurately model the chemical reaction throughout the DLP, as doing so requires expensive computational cost. As a result, they are unable to capture the root cause of overcuring. In this work, a machine learning (ML) framework is presented to optimize light patterns to improve the printing accuracy. A reduced-order model that can accurately track the evolution of the degree of conversion (DoC) of photocuring as a function of light dose in 3D space at low computational cost is introduced. Then, it is included in an ML to optimize light patterns for producing the DoCs that yield targeted shapes. The ML is applied to two resin formulations and complex geometries, demonstrating its robustness. The speed and accuracy of this approach pave the way for advanced applications of 3D printing, such as real-time digital twinning.","container-title":"Advanced Materials Technologies","DOI":"10.1002/admt.202500902","ISSN":"2365-709X","issue":"20","journalAbbreviation":"Advanced Materials Technologies","note":"publisher: John Wiley &amp; Sons, Ltd","page":"e00902","title":"Machine Learning-Based Optimization of Pixel Light Intensities for Improving Polymerization Accuracy in Digital Light Processing 3D Printing","volume":"10","author":[{"family":"Poltue","given":"Teerapong"},{"family":"Montgomery","given":"Stuart Macrae"},{"family":"Sun","given":"Xiaohao"},{"family":"Zhang","given":"Chao"},{"family":"Demoly","given":"Frédéric"},{"family":"Zhou","given":"Kun"},{"family":"Qi","given":"H. Jerry"}],"issued":{"date-parts":[["2025",10,1]]}}},{"id":"fAj5OqOs/erRbX7LF","uris":["http://zotero.org/users/19315591/items/CVG9BS6U"],"itemData":{"id":15,"type":"article-journal","container-title":"Extreme Mechanics Letters","DOI":"https://doi.org/10.1016/j.eml.2022.101714","page":"101714","title":"A reaction–diffusion model for grayscale digital light processing 3D printing","volume":"52","author":[{"family":"Montgomery","given":"S Macrae"},{"family":"Hamel","given":"Craig"},{"family":"Skovran","given":"Jacob"},{"family":"Qi","given":"Jerry"}],"issued":{"date-parts":[["2022"]]}}}],"schema":"https://github.com/citation-style-language/schema/raw/master/csl-citation.json"} </w:instrText>
      </w:r>
      <w:r w:rsidR="008464DE">
        <w:rPr>
          <w:sz w:val="20"/>
          <w:szCs w:val="20"/>
          <w:lang w:val="en-US" w:eastAsia="ko-KR"/>
        </w:rPr>
        <w:fldChar w:fldCharType="separate"/>
      </w:r>
      <w:r w:rsidR="008464DE" w:rsidRPr="008464DE">
        <w:rPr>
          <w:sz w:val="20"/>
          <w:vertAlign w:val="superscript"/>
        </w:rPr>
        <w:t>12,13</w:t>
      </w:r>
      <w:r w:rsidR="008464DE">
        <w:rPr>
          <w:sz w:val="20"/>
          <w:szCs w:val="20"/>
          <w:lang w:val="en-US" w:eastAsia="ko-KR"/>
        </w:rPr>
        <w:fldChar w:fldCharType="end"/>
      </w:r>
      <w:r w:rsidR="00343E8D">
        <w:rPr>
          <w:sz w:val="20"/>
          <w:szCs w:val="20"/>
          <w:lang w:val="en-US" w:eastAsia="ko-KR"/>
        </w:rPr>
        <w:t xml:space="preserve"> </w:t>
      </w:r>
      <w:r w:rsidR="00B137B8" w:rsidRPr="009E454A">
        <w:rPr>
          <w:sz w:val="20"/>
          <w:szCs w:val="20"/>
          <w:lang w:val="en-US" w:eastAsia="ko-KR"/>
        </w:rPr>
        <w:t xml:space="preserve">groups </w:t>
      </w:r>
      <w:r w:rsidR="00CD7F9A" w:rsidRPr="009E454A">
        <w:rPr>
          <w:sz w:val="20"/>
          <w:szCs w:val="20"/>
          <w:lang w:val="en-US" w:eastAsia="ko-KR"/>
        </w:rPr>
        <w:t xml:space="preserve">described the </w:t>
      </w:r>
      <w:r w:rsidR="006A6F85">
        <w:rPr>
          <w:sz w:val="20"/>
          <w:szCs w:val="20"/>
          <w:lang w:val="en-US" w:eastAsia="ko-KR"/>
        </w:rPr>
        <w:t xml:space="preserve">complete </w:t>
      </w:r>
      <w:r w:rsidR="00CD7F9A" w:rsidRPr="009E454A">
        <w:rPr>
          <w:sz w:val="20"/>
          <w:szCs w:val="20"/>
          <w:lang w:val="en-US" w:eastAsia="ko-KR"/>
        </w:rPr>
        <w:t>mechanism through initiation, propagation, and termination reactions, each with its rate constants</w:t>
      </w:r>
      <w:r w:rsidR="00084F8C">
        <w:rPr>
          <w:sz w:val="20"/>
          <w:szCs w:val="20"/>
          <w:lang w:val="en-US" w:eastAsia="ko-KR"/>
        </w:rPr>
        <w:t>, thus c</w:t>
      </w:r>
      <w:r w:rsidR="00365572" w:rsidRPr="009E454A">
        <w:rPr>
          <w:sz w:val="20"/>
          <w:szCs w:val="20"/>
          <w:lang w:val="en-US" w:eastAsia="ko-KR"/>
        </w:rPr>
        <w:t>onfirming oxygen as</w:t>
      </w:r>
      <w:r w:rsidR="00F066B5" w:rsidRPr="009E454A">
        <w:rPr>
          <w:sz w:val="20"/>
          <w:szCs w:val="20"/>
          <w:lang w:val="en-US" w:eastAsia="ko-KR"/>
        </w:rPr>
        <w:t xml:space="preserve"> the primary cause of the induction time</w:t>
      </w:r>
      <w:r w:rsidR="00717544">
        <w:rPr>
          <w:sz w:val="20"/>
          <w:szCs w:val="20"/>
          <w:lang w:val="en-US" w:eastAsia="ko-KR"/>
        </w:rPr>
        <w:t xml:space="preserve"> </w:t>
      </w:r>
      <w:r w:rsidR="00717544">
        <w:rPr>
          <w:sz w:val="20"/>
          <w:szCs w:val="20"/>
          <w:lang w:val="en-US" w:eastAsia="ko-KR"/>
        </w:rPr>
        <w:fldChar w:fldCharType="begin"/>
      </w:r>
      <w:r w:rsidR="00FA52DF">
        <w:rPr>
          <w:sz w:val="20"/>
          <w:szCs w:val="20"/>
          <w:lang w:val="en-US" w:eastAsia="ko-KR"/>
        </w:rPr>
        <w:instrText xml:space="preserve"> ADDIN ZOTERO_ITEM CSL_CITATION {"citationID":"jaNiAhRN","properties":{"unsorted":false,"formattedCitation":"\\super 14,15\\nosupersub{}","plainCitation":"14,15","noteIndex":0},"citationItems":[{"id":"fAj5OqOs/HGzHdbuN","uris":["http://zotero.org/users/19</w:instrText>
      </w:r>
      <w:r w:rsidR="00FA52DF">
        <w:rPr>
          <w:rFonts w:hint="eastAsia"/>
          <w:sz w:val="20"/>
          <w:szCs w:val="20"/>
          <w:lang w:val="en-US" w:eastAsia="ko-KR"/>
        </w:rPr>
        <w:instrText>315591/items/7AFPNG5R"],"itemData":{"id":56,"type":"article-journal","abstract":"The purpose of this paper is to present a model that can be used to simulate the photopolymerization process in micro</w:instrText>
      </w:r>
      <w:r w:rsidR="00FA52DF">
        <w:rPr>
          <w:rFonts w:hint="eastAsia"/>
          <w:sz w:val="20"/>
          <w:szCs w:val="20"/>
          <w:lang w:val="en-US" w:eastAsia="ko-KR"/>
        </w:rPr>
        <w:instrText>‐</w:instrText>
      </w:r>
      <w:r w:rsidR="00FA52DF">
        <w:rPr>
          <w:rFonts w:hint="eastAsia"/>
          <w:sz w:val="20"/>
          <w:szCs w:val="20"/>
          <w:lang w:val="en-US" w:eastAsia="ko-KR"/>
        </w:rPr>
        <w:instrText>stereolithography (SL) in order to predict the shape of the cured parts. SL is an additive manufacturing process in which liquid photopolymer resin is cross</w:instrText>
      </w:r>
      <w:r w:rsidR="00FA52DF">
        <w:rPr>
          <w:rFonts w:hint="eastAsia"/>
          <w:sz w:val="20"/>
          <w:szCs w:val="20"/>
          <w:lang w:val="en-US" w:eastAsia="ko-KR"/>
        </w:rPr>
        <w:instrText>‐</w:instrText>
      </w:r>
      <w:r w:rsidR="00FA52DF">
        <w:rPr>
          <w:rFonts w:hint="eastAsia"/>
          <w:sz w:val="20"/>
          <w:szCs w:val="20"/>
          <w:lang w:val="en-US" w:eastAsia="ko-KR"/>
        </w:rPr>
        <w:instrText xml:space="preserve">linked and converted to solid with a UV laser light source. Traditional models of SL processes do not consider the complex chemical reactions and species </w:instrText>
      </w:r>
      <w:r w:rsidR="00FA52DF">
        <w:rPr>
          <w:sz w:val="20"/>
          <w:szCs w:val="20"/>
          <w:lang w:val="en-US" w:eastAsia="ko-KR"/>
        </w:rPr>
        <w:instrText xml:space="preserve">transport occurring during photopolymerization and, hence, are incapable of accurately predicting resin curing behavior. The model presented in this paper attempts to bridge this knowledge gap.The chemical reactions involved in the photopolymerization of </w:instrText>
      </w:r>
      <w:r w:rsidR="00FA52DF">
        <w:rPr>
          <w:rFonts w:hint="eastAsia"/>
          <w:sz w:val="20"/>
          <w:szCs w:val="20"/>
          <w:lang w:val="en-US" w:eastAsia="ko-KR"/>
        </w:rPr>
        <w:instrText>acrylate</w:instrText>
      </w:r>
      <w:r w:rsidR="00FA52DF">
        <w:rPr>
          <w:rFonts w:hint="eastAsia"/>
          <w:sz w:val="20"/>
          <w:szCs w:val="20"/>
          <w:lang w:val="en-US" w:eastAsia="ko-KR"/>
        </w:rPr>
        <w:instrText>‐</w:instrText>
      </w:r>
      <w:r w:rsidR="00FA52DF">
        <w:rPr>
          <w:rFonts w:hint="eastAsia"/>
          <w:sz w:val="20"/>
          <w:szCs w:val="20"/>
          <w:lang w:val="en-US" w:eastAsia="ko-KR"/>
        </w:rPr>
        <w:instrText>based monomers were modeled as ordinary differential equations (ODE). This model incorporated the effect of oxygen inhibition and diffusion on the polymerization reaction. The model was simulated in COMSOL and verified with experiments conducted on a mask</w:instrText>
      </w:r>
      <w:r w:rsidR="00FA52DF">
        <w:rPr>
          <w:rFonts w:hint="eastAsia"/>
          <w:sz w:val="20"/>
          <w:szCs w:val="20"/>
          <w:lang w:val="en-US" w:eastAsia="ko-KR"/>
        </w:rPr>
        <w:instrText>‐</w:instrText>
      </w:r>
      <w:r w:rsidR="00FA52DF">
        <w:rPr>
          <w:rFonts w:hint="eastAsia"/>
          <w:sz w:val="20"/>
          <w:szCs w:val="20"/>
          <w:lang w:val="en-US" w:eastAsia="ko-KR"/>
        </w:rPr>
        <w:instrText>based micro</w:instrText>
      </w:r>
      <w:r w:rsidR="00FA52DF">
        <w:rPr>
          <w:rFonts w:hint="eastAsia"/>
          <w:sz w:val="20"/>
          <w:szCs w:val="20"/>
          <w:lang w:val="en-US" w:eastAsia="ko-KR"/>
        </w:rPr>
        <w:instrText>‐</w:instrText>
      </w:r>
      <w:r w:rsidR="00FA52DF">
        <w:rPr>
          <w:rFonts w:hint="eastAsia"/>
          <w:sz w:val="20"/>
          <w:szCs w:val="20"/>
          <w:lang w:val="en-US" w:eastAsia="ko-KR"/>
        </w:rPr>
        <w:instrText>SL system. Parametric studies were conducted to investigate the possibilities to improve the accuracy of the model for predicting the edge curvature.The proposed model predicts well the effect of oxygen inhibition and diffusion on photopolymerization, and the model accurately predicts the cured part height when compared to experiments conducted on a mask</w:instrText>
      </w:r>
      <w:r w:rsidR="00FA52DF">
        <w:rPr>
          <w:rFonts w:hint="eastAsia"/>
          <w:sz w:val="20"/>
          <w:szCs w:val="20"/>
          <w:lang w:val="en-US" w:eastAsia="ko-KR"/>
        </w:rPr>
        <w:instrText>‐</w:instrText>
      </w:r>
      <w:r w:rsidR="00FA52DF">
        <w:rPr>
          <w:rFonts w:hint="eastAsia"/>
          <w:sz w:val="20"/>
          <w:szCs w:val="20"/>
          <w:lang w:val="en-US" w:eastAsia="ko-KR"/>
        </w:rPr>
        <w:instrText>based SL system. The simulated results also show the characteristic edge curvature as seen in experiments.A triacrylate monomer was</w:instrText>
      </w:r>
      <w:r w:rsidR="00FA52DF">
        <w:rPr>
          <w:sz w:val="20"/>
          <w:szCs w:val="20"/>
          <w:lang w:val="en-US" w:eastAsia="ko-KR"/>
        </w:rPr>
        <w:instrText xml:space="preserve"> used in the experiments conducted, so results may be limited to acrylate monomers. Shrinkage was not considered when comparing cured part shapes to those predicted using COMSOL.This paper presents a unique and a pioneering approach towards modeling of th</w:instrText>
      </w:r>
      <w:r w:rsidR="00FA52DF">
        <w:rPr>
          <w:rFonts w:hint="eastAsia"/>
          <w:sz w:val="20"/>
          <w:szCs w:val="20"/>
          <w:lang w:val="en-US" w:eastAsia="ko-KR"/>
        </w:rPr>
        <w:instrText>e photopolymerization reaction in micro</w:instrText>
      </w:r>
      <w:r w:rsidR="00FA52DF">
        <w:rPr>
          <w:rFonts w:hint="eastAsia"/>
          <w:sz w:val="20"/>
          <w:szCs w:val="20"/>
          <w:lang w:val="en-US" w:eastAsia="ko-KR"/>
        </w:rPr>
        <w:instrText>‐</w:instrText>
      </w:r>
      <w:r w:rsidR="00FA52DF">
        <w:rPr>
          <w:rFonts w:hint="eastAsia"/>
          <w:sz w:val="20"/>
          <w:szCs w:val="20"/>
          <w:lang w:val="en-US" w:eastAsia="ko-KR"/>
        </w:rPr>
        <w:instrText>SL process. This research furthers the development of patent pending film micro</w:instrText>
      </w:r>
      <w:r w:rsidR="00FA52DF">
        <w:rPr>
          <w:rFonts w:hint="eastAsia"/>
          <w:sz w:val="20"/>
          <w:szCs w:val="20"/>
          <w:lang w:val="en-US" w:eastAsia="ko-KR"/>
        </w:rPr>
        <w:instrText>‐</w:instrText>
      </w:r>
      <w:r w:rsidR="00FA52DF">
        <w:rPr>
          <w:rFonts w:hint="eastAsia"/>
          <w:sz w:val="20"/>
          <w:szCs w:val="20"/>
          <w:lang w:val="en-US" w:eastAsia="ko-KR"/>
        </w:rPr>
        <w:instrText>SL process which can be used for fabrication of custom micro</w:instrText>
      </w:r>
      <w:r w:rsidR="00FA52DF">
        <w:rPr>
          <w:rFonts w:hint="eastAsia"/>
          <w:sz w:val="20"/>
          <w:szCs w:val="20"/>
          <w:lang w:val="en-US" w:eastAsia="ko-KR"/>
        </w:rPr>
        <w:instrText>‐</w:instrText>
      </w:r>
      <w:r w:rsidR="00FA52DF">
        <w:rPr>
          <w:rFonts w:hint="eastAsia"/>
          <w:sz w:val="20"/>
          <w:szCs w:val="20"/>
          <w:lang w:val="en-US" w:eastAsia="ko-KR"/>
        </w:rPr>
        <w:instrText>optical components.","container-title":"Rapid Prototyping Journal","DOI":"10.1108/13552541111124734","ISSN":"1355-2546","issue":"3","journalAbbreviation":"Rapid Prototyping Journal","page":"168-175","title":"Modeling effects of oxygen inhibition in mask</w:instrText>
      </w:r>
      <w:r w:rsidR="00FA52DF">
        <w:rPr>
          <w:rFonts w:hint="eastAsia"/>
          <w:sz w:val="20"/>
          <w:szCs w:val="20"/>
          <w:lang w:val="en-US" w:eastAsia="ko-KR"/>
        </w:rPr>
        <w:instrText>‐</w:instrText>
      </w:r>
      <w:r w:rsidR="00FA52DF">
        <w:rPr>
          <w:rFonts w:hint="eastAsia"/>
          <w:sz w:val="20"/>
          <w:szCs w:val="20"/>
          <w:lang w:val="en-US" w:eastAsia="ko-KR"/>
        </w:rPr>
        <w:instrText>based stereolithography","volume":"17","author":[{"family":"Jariwala","give</w:instrText>
      </w:r>
      <w:r w:rsidR="00FA52DF">
        <w:rPr>
          <w:sz w:val="20"/>
          <w:szCs w:val="20"/>
          <w:lang w:val="en-US" w:eastAsia="ko-KR"/>
        </w:rPr>
        <w:instrText xml:space="preserve">n":"Amit S."},{"family":"Ding","given":"Fei"},{"family":"Boddapati","given":"Aparna"},{"family":"Breedveld","given":"Victor"},{"family":"Grover","given":"Martha A."},{"family":"Henderson","given":"Clifford L."},{"family":"Rosen","given":"David W."}],"editor":[{"family":"Bourell","given":"Dave"},{"family":"Stucker","given":"Brent"}],"issued":{"date-parts":[["2011",4,26]]}}},{"id":"fAj5OqOs/E6TidbHA","uris":["http://zotero.org/users/19315591/items/W9JCD5AW"],"itemData":{"id":57,"type":"article-journal","abstract":"Abstract Summary: A comprehensive one-dimensional photopolymerization model was utilized to investigate the effect of oxygen on the free-radical photopolymerization kinetics. The spatial profiling aspect of the model provided insight into the heterogeneity of the cure kinetics due to oxygen inhibition, specifically the variance in the concentration profile of monomer and oxygen. Double bond conversion was negligible for the top ten microns of the film due to continuous oxygen diffusion, and increased with increasing depth. Similarly, the oxygen concentration decreased with increasing depth due to the competition between oxygen diffusion time and the polymerization rate. The effect of initiation rate on the extent of oxygen inhibition was investigated for various oxygen concentrations. As the initiation rate increased, the polymerization rate increased, and eventually approached that of a sample in an inert environment. Similarly, as the oxygen concentration was decreased, the polymerization rate increased. The effect of varying the initiation rate on the cure profile in the oxygen-exposed film was also studied. It was found that the unpolymerized tacky layer decreased from 50 µm to 5 µm with a 3 order of magnitude increase in initiation rate. Using the pseudo steady state approximation, the relationship between polymerization rate and initiation rate was derived for films in an oxygen environment. A direct relationship between the polymerization and initiation rate was found for films in air. The polymerization model supported this derivation and found that as the oxygen concentration was decreased, the dependence on initiation rate, or alpha, decreased, reaching the accepted value of 0.5 for alpha in inert environments. Double bond conversion versus film depth and cure time.","container-title":"Macromolecular Theory and Simulations","DOI":"10.1002/mats.200500056","ISSN":"1022-1344","issue":"2","journalAbbreviation":"Macromolecular Theory and Simulations","note":"publisher: John Wiley &amp; Sons, Ltd","page":"176-182","title":"Modeling the Effect of Oxygen on Photopolymerization Kinetics","volume":"15","author":[{"family":"O'Brien","given":"Allison K."},{"family":"Bowman","given":"Christopher N."}],"issued":{"date-parts":[["2006",2,17]]}}}],"schema":"https://github.com/citation-style-language/schema/raw/master/csl-citation.json"} </w:instrText>
      </w:r>
      <w:r w:rsidR="00717544">
        <w:rPr>
          <w:sz w:val="20"/>
          <w:szCs w:val="20"/>
          <w:lang w:val="en-US" w:eastAsia="ko-KR"/>
        </w:rPr>
        <w:fldChar w:fldCharType="separate"/>
      </w:r>
      <w:r w:rsidR="00717544" w:rsidRPr="00717544">
        <w:rPr>
          <w:sz w:val="20"/>
          <w:vertAlign w:val="superscript"/>
        </w:rPr>
        <w:t>14,15</w:t>
      </w:r>
      <w:r w:rsidR="00717544">
        <w:rPr>
          <w:sz w:val="20"/>
          <w:szCs w:val="20"/>
          <w:lang w:val="en-US" w:eastAsia="ko-KR"/>
        </w:rPr>
        <w:fldChar w:fldCharType="end"/>
      </w:r>
      <w:r w:rsidR="00A41408">
        <w:rPr>
          <w:sz w:val="20"/>
          <w:szCs w:val="20"/>
          <w:lang w:val="en-US" w:eastAsia="ko-KR"/>
        </w:rPr>
        <w:t xml:space="preserve"> </w:t>
      </w:r>
      <w:r w:rsidR="001919C5" w:rsidRPr="009E454A">
        <w:rPr>
          <w:sz w:val="20"/>
          <w:szCs w:val="20"/>
          <w:lang w:val="en-US" w:eastAsia="ko-KR"/>
        </w:rPr>
        <w:t>.</w:t>
      </w:r>
      <w:r w:rsidR="00B14B60" w:rsidRPr="009E454A">
        <w:rPr>
          <w:sz w:val="20"/>
          <w:szCs w:val="20"/>
          <w:lang w:val="en-US" w:eastAsia="ko-KR"/>
        </w:rPr>
        <w:t xml:space="preserve"> </w:t>
      </w:r>
      <w:r w:rsidR="009E454A">
        <w:rPr>
          <w:sz w:val="20"/>
          <w:szCs w:val="20"/>
          <w:lang w:val="en-US" w:eastAsia="ko-KR"/>
        </w:rPr>
        <w:t xml:space="preserve">However, </w:t>
      </w:r>
      <w:r w:rsidR="00B61601">
        <w:rPr>
          <w:sz w:val="20"/>
          <w:szCs w:val="20"/>
          <w:lang w:val="en-US" w:eastAsia="ko-KR"/>
        </w:rPr>
        <w:t xml:space="preserve">these </w:t>
      </w:r>
      <w:r w:rsidR="00B61601">
        <w:rPr>
          <w:b/>
          <w:bCs/>
          <w:sz w:val="20"/>
          <w:szCs w:val="20"/>
          <w:lang w:val="en-US" w:eastAsia="ko-KR"/>
        </w:rPr>
        <w:t>full chemical models</w:t>
      </w:r>
      <w:r w:rsidR="009E454A">
        <w:rPr>
          <w:sz w:val="20"/>
          <w:szCs w:val="20"/>
          <w:lang w:val="en-US" w:eastAsia="ko-KR"/>
        </w:rPr>
        <w:t xml:space="preserve"> </w:t>
      </w:r>
      <w:r w:rsidR="004C7237">
        <w:rPr>
          <w:sz w:val="20"/>
          <w:szCs w:val="20"/>
          <w:lang w:val="en-US" w:eastAsia="ko-KR"/>
        </w:rPr>
        <w:t xml:space="preserve">require various </w:t>
      </w:r>
      <w:r w:rsidR="00F068EA">
        <w:rPr>
          <w:sz w:val="20"/>
          <w:szCs w:val="20"/>
          <w:lang w:val="en-US" w:eastAsia="ko-KR"/>
        </w:rPr>
        <w:t xml:space="preserve">hard-to-find </w:t>
      </w:r>
      <w:r w:rsidR="004C7237">
        <w:rPr>
          <w:sz w:val="20"/>
          <w:szCs w:val="20"/>
          <w:lang w:val="en-US" w:eastAsia="ko-KR"/>
        </w:rPr>
        <w:t>constants</w:t>
      </w:r>
      <w:r w:rsidR="00F068EA">
        <w:rPr>
          <w:sz w:val="20"/>
          <w:szCs w:val="20"/>
          <w:lang w:val="en-US" w:eastAsia="ko-KR"/>
        </w:rPr>
        <w:t xml:space="preserve">. </w:t>
      </w:r>
      <w:r w:rsidR="00932600">
        <w:rPr>
          <w:sz w:val="20"/>
          <w:szCs w:val="20"/>
          <w:lang w:val="en-US" w:eastAsia="ko-KR"/>
        </w:rPr>
        <w:t xml:space="preserve">The blur of the final print is explicitly modeled due to the </w:t>
      </w:r>
      <w:r w:rsidR="00F068EA">
        <w:rPr>
          <w:sz w:val="20"/>
          <w:szCs w:val="20"/>
          <w:lang w:val="en-US" w:eastAsia="ko-KR"/>
        </w:rPr>
        <w:t>diffusion of the chemical constituents</w:t>
      </w:r>
      <w:r w:rsidR="00932600">
        <w:rPr>
          <w:sz w:val="20"/>
          <w:szCs w:val="20"/>
          <w:lang w:val="en-US" w:eastAsia="ko-KR"/>
        </w:rPr>
        <w:t>;</w:t>
      </w:r>
      <w:r w:rsidR="001E670E">
        <w:rPr>
          <w:sz w:val="20"/>
          <w:szCs w:val="20"/>
          <w:lang w:val="en-US" w:eastAsia="ko-KR"/>
        </w:rPr>
        <w:t xml:space="preserve"> </w:t>
      </w:r>
      <w:r w:rsidR="00932600">
        <w:rPr>
          <w:sz w:val="20"/>
          <w:szCs w:val="20"/>
          <w:lang w:val="en-US" w:eastAsia="ko-KR"/>
        </w:rPr>
        <w:t>o</w:t>
      </w:r>
      <w:r w:rsidR="00F068EA">
        <w:rPr>
          <w:sz w:val="20"/>
          <w:szCs w:val="20"/>
          <w:lang w:val="en-US" w:eastAsia="ko-KR"/>
        </w:rPr>
        <w:t xml:space="preserve">xygen </w:t>
      </w:r>
      <w:r w:rsidR="007668CF">
        <w:rPr>
          <w:sz w:val="20"/>
          <w:szCs w:val="20"/>
          <w:lang w:val="en-US" w:eastAsia="ko-KR"/>
        </w:rPr>
        <w:t>is</w:t>
      </w:r>
      <w:r w:rsidR="00F068EA">
        <w:rPr>
          <w:sz w:val="20"/>
          <w:szCs w:val="20"/>
          <w:lang w:val="en-US" w:eastAsia="ko-KR"/>
        </w:rPr>
        <w:t xml:space="preserve"> the smallest diffusive</w:t>
      </w:r>
      <w:r w:rsidR="002710A8">
        <w:rPr>
          <w:sz w:val="20"/>
          <w:szCs w:val="20"/>
          <w:lang w:val="en-US" w:eastAsia="ko-KR"/>
        </w:rPr>
        <w:t xml:space="preserve"> molecule</w:t>
      </w:r>
      <w:r w:rsidR="009F3C70">
        <w:rPr>
          <w:sz w:val="20"/>
          <w:szCs w:val="20"/>
          <w:lang w:val="en-US" w:eastAsia="ko-KR"/>
        </w:rPr>
        <w:t xml:space="preserve"> and hence is the primary driver of blur.</w:t>
      </w:r>
      <w:r w:rsidR="002710A8">
        <w:rPr>
          <w:sz w:val="20"/>
          <w:szCs w:val="20"/>
          <w:lang w:val="en-US" w:eastAsia="ko-KR"/>
        </w:rPr>
        <w:t xml:space="preserve"> </w:t>
      </w:r>
      <w:r w:rsidR="00474477">
        <w:rPr>
          <w:sz w:val="20"/>
          <w:szCs w:val="20"/>
          <w:lang w:val="en-US" w:eastAsia="ko-KR"/>
        </w:rPr>
        <w:t xml:space="preserve">These models are notably </w:t>
      </w:r>
      <w:r w:rsidR="00D34571" w:rsidRPr="00474477">
        <w:rPr>
          <w:sz w:val="20"/>
          <w:szCs w:val="20"/>
          <w:lang w:val="en-US" w:eastAsia="ko-KR"/>
        </w:rPr>
        <w:t>computationally</w:t>
      </w:r>
      <w:r w:rsidR="00474477">
        <w:rPr>
          <w:sz w:val="20"/>
          <w:szCs w:val="20"/>
          <w:lang w:val="en-US" w:eastAsia="ko-KR"/>
        </w:rPr>
        <w:t xml:space="preserve"> </w:t>
      </w:r>
      <w:r w:rsidR="00D34571" w:rsidRPr="00474477">
        <w:rPr>
          <w:sz w:val="20"/>
          <w:szCs w:val="20"/>
          <w:lang w:val="en-US" w:eastAsia="ko-KR"/>
        </w:rPr>
        <w:t>expensive</w:t>
      </w:r>
      <w:r w:rsidR="00474477">
        <w:rPr>
          <w:sz w:val="20"/>
          <w:szCs w:val="20"/>
          <w:lang w:val="en-US" w:eastAsia="ko-KR"/>
        </w:rPr>
        <w:t>.</w:t>
      </w:r>
    </w:p>
    <w:p w14:paraId="16F1333F" w14:textId="39B30321" w:rsidR="00D34571" w:rsidRDefault="003E0DB5" w:rsidP="009E454A">
      <w:pPr>
        <w:pStyle w:val="ListParagraph"/>
        <w:numPr>
          <w:ilvl w:val="0"/>
          <w:numId w:val="3"/>
        </w:numPr>
        <w:spacing w:after="120" w:line="240" w:lineRule="exact"/>
        <w:jc w:val="both"/>
        <w:rPr>
          <w:sz w:val="20"/>
          <w:szCs w:val="20"/>
          <w:lang w:val="en-US" w:eastAsia="ko-KR"/>
        </w:rPr>
      </w:pPr>
      <w:r w:rsidRPr="46AD70A6">
        <w:rPr>
          <w:sz w:val="20"/>
          <w:szCs w:val="20"/>
          <w:lang w:val="en-US" w:eastAsia="ko-KR"/>
        </w:rPr>
        <w:t>Various other groups</w:t>
      </w:r>
      <w:r w:rsidR="00A41408" w:rsidRPr="46AD70A6">
        <w:rPr>
          <w:sz w:val="20"/>
          <w:szCs w:val="20"/>
          <w:lang w:val="en-US" w:eastAsia="ko-KR"/>
        </w:rPr>
        <w:t xml:space="preserve"> </w:t>
      </w:r>
      <w:r w:rsidRPr="46AD70A6">
        <w:rPr>
          <w:sz w:val="20"/>
          <w:szCs w:val="20"/>
          <w:lang w:val="en-US" w:eastAsia="ko-KR"/>
        </w:rPr>
        <w:fldChar w:fldCharType="begin"/>
      </w:r>
      <w:r w:rsidR="00FA52DF">
        <w:rPr>
          <w:sz w:val="20"/>
          <w:szCs w:val="20"/>
          <w:lang w:val="en-US" w:eastAsia="ko-KR"/>
        </w:rPr>
        <w:instrText xml:space="preserve"> ADDIN ZOTERO_ITEM CSL_CITATION {"citationID":"V3u9YxOu","properties":{"unsorted":false,"formattedCitation":"\\super 16\\uc0\\u8211{}19\\nosupersub{}","plainCitation":"16–19","noteIndex":0},"citationItems":[{"id":"fAj5OqOs/ITCTT5HV","uris":["http://zotero.org/users/19315591/items/GRSX27D7"],"itemData":{"id":19,"type":"article-journal","container-title":"Additive Manufacturing","DOI":"https://doi.org/10.1016/j.addma.2022.102954","page":"102954","title":"Improving the dimensional accuracy of micro parts 3D printed with projection-based continuous vat photopolymerization using a model-based grayscale optimization method","volume":"57","author":[{"family":"Guven","given":"Ego"},{"family":"Karpat","given":"Yigit"},{"family":"Cakmakci","given":"Melih"}],"issued":{"date-parts":[["2022"]]}}},{"id":"fAj5OqOs/zqmRgSWb","uris":["http://zotero.org/users/19315591/items/LXX47FGX"],"itemData":{"id":5,"type":"article-journal","abstract":"Digital light processing (DLP)-based printing system equipped with ultraviolet (UV) source has been used to fabricate user-defined complex structures for biomedical applications. For printing large-scale structure, improving the structural consistency remains a challenge owing to the non-uniformly distributed UV light. Here, we present a multi-step exposure (MSE) method that takes advantage of a series of gradient digital masks to compensate the under-cured regions with additional UV exposure and eventually improve the surface flatness. First, for the established DLP-based printing system, the distribution of the UV power density is me asured and the relationship between the UV power density, exposure time and printing thickness are studied. The structure thickness can be calculated by the distribution of UV power density and exposure time. Then, the MSE method is proposed and an algorithm is customized to automatically modify the original mask into a series of gradient masks for MSE printing. Experimental validation was carried out by evaluating the morphologies of stripes printed without and with MSE. Printing of helix microfluidic chips revealed that the consistency of the channel thickness can be ensured by employing the MSE method. Thus, this MSE method for DLP-based printing is promising for printing large-scale structures with a consistent thickness and high resolution.","container-title":"Journal of Manufacturing Processes","DOI":"10.1016/j.jmapro.2019.02.013","ISSN":"1526-6125","journalAbbreviation":"Journal of Manufacturing Processes","page":"106-113","title":"Multi-step exposure method for improving structure flatness in digital light processing-based printing","volume":"39","author":[{"family":"Xue","given":"Dai"},{"family":"Wang","given":"Yancheng"},{"family":"Mei","given":"Deqing"}],"issued":{"date-parts":[["2019",3,1]]}}},{"id":"fAj5OqOs/dMjNwhYP","uris":["http://zotero.org/users/19315591/items/SUMJYXP9"],"itemData":{"id":9,"type":"article-journal","container-title":"Journal of Manufacturing Science and Engineering-transactions of The Asme - J MANUF SCI ENG","DOI":"10.1115/1.4000416","journalAbbreviation":"Journal of Manufacturing Science and Engineering-transactions of The Asme - J MANUF SCI ENG","title":"Optimized Mask Image Projection for Solid Freeform Fabrication","volume":"131","author":[{"family":"Zhou","given":"Chi"},{"family":"Chen","given":"Yong"},{"family":"Waltz","given":"Richard"}],"issued":{"date-parts":[["2009",12,1]]}}},{"id":"fAj5OqOs/BHdi5bGK","uris":["http://zotero.org/users/19315591/items/CJJ6HYM8"],"itemData":{"id":20,"type":"article-journal","container-title":"Additive Manufacturing","DOI":"https://doi.org/10.1016/j.addma.2020.101595","page":"101595","title":"Modeling of light field effect in deep vat polymerization for grayscale lithography application","volume":"36","author":[{"family":"Mahdi Emami","given":"Mohammad"},{"family":"Rosen","given":"David"}],"issued":{"date-parts":[["2020"]]}}}],"schema":"https://github.com/citation-style-language/schema/raw/master/csl-citation.json"} </w:instrText>
      </w:r>
      <w:r w:rsidRPr="46AD70A6">
        <w:rPr>
          <w:sz w:val="20"/>
          <w:szCs w:val="20"/>
          <w:lang w:val="en-US" w:eastAsia="ko-KR"/>
        </w:rPr>
        <w:fldChar w:fldCharType="separate"/>
      </w:r>
      <w:r w:rsidR="00A41408" w:rsidRPr="46AD70A6">
        <w:rPr>
          <w:sz w:val="20"/>
          <w:szCs w:val="20"/>
          <w:vertAlign w:val="superscript"/>
        </w:rPr>
        <w:t>16–19</w:t>
      </w:r>
      <w:r w:rsidRPr="46AD70A6">
        <w:rPr>
          <w:sz w:val="20"/>
          <w:szCs w:val="20"/>
          <w:lang w:val="en-US" w:eastAsia="ko-KR"/>
        </w:rPr>
        <w:fldChar w:fldCharType="end"/>
      </w:r>
      <w:r w:rsidRPr="46AD70A6">
        <w:rPr>
          <w:sz w:val="20"/>
          <w:szCs w:val="20"/>
          <w:lang w:val="en-US" w:eastAsia="ko-KR"/>
        </w:rPr>
        <w:t xml:space="preserve"> </w:t>
      </w:r>
      <w:r w:rsidR="00BA5BF2" w:rsidRPr="46AD70A6">
        <w:rPr>
          <w:sz w:val="20"/>
          <w:szCs w:val="20"/>
          <w:lang w:val="en-US" w:eastAsia="ko-KR"/>
        </w:rPr>
        <w:t xml:space="preserve">recognize blurring </w:t>
      </w:r>
      <w:r w:rsidR="00E50CCD" w:rsidRPr="46AD70A6">
        <w:rPr>
          <w:sz w:val="20"/>
          <w:szCs w:val="20"/>
          <w:lang w:val="en-US" w:eastAsia="ko-KR"/>
        </w:rPr>
        <w:t xml:space="preserve">as an issue, but ascribe it to camera and light (setup) issues. </w:t>
      </w:r>
      <w:r w:rsidR="00A43156" w:rsidRPr="46AD70A6">
        <w:rPr>
          <w:sz w:val="20"/>
          <w:szCs w:val="20"/>
          <w:lang w:val="en-US" w:eastAsia="ko-KR"/>
        </w:rPr>
        <w:t>A side effect of thei</w:t>
      </w:r>
      <w:r w:rsidR="00B61601" w:rsidRPr="46AD70A6">
        <w:rPr>
          <w:sz w:val="20"/>
          <w:szCs w:val="20"/>
          <w:lang w:val="en-US" w:eastAsia="ko-KR"/>
        </w:rPr>
        <w:t xml:space="preserve">r </w:t>
      </w:r>
      <w:r w:rsidR="00B61601" w:rsidRPr="46AD70A6">
        <w:rPr>
          <w:b/>
          <w:bCs/>
          <w:sz w:val="20"/>
          <w:szCs w:val="20"/>
          <w:lang w:val="en-US" w:eastAsia="ko-KR"/>
        </w:rPr>
        <w:t>light-based models</w:t>
      </w:r>
      <w:r w:rsidR="00A43156" w:rsidRPr="46AD70A6">
        <w:rPr>
          <w:sz w:val="20"/>
          <w:szCs w:val="20"/>
          <w:lang w:val="en-US" w:eastAsia="ko-KR"/>
        </w:rPr>
        <w:t xml:space="preserve"> is their disregard of </w:t>
      </w:r>
      <w:r w:rsidR="00D639A2" w:rsidRPr="46AD70A6">
        <w:rPr>
          <w:sz w:val="20"/>
          <w:szCs w:val="20"/>
          <w:lang w:val="en-US" w:eastAsia="ko-KR"/>
        </w:rPr>
        <w:t xml:space="preserve">the potentially beneficial effects of </w:t>
      </w:r>
      <w:r w:rsidR="00A43156" w:rsidRPr="46AD70A6">
        <w:rPr>
          <w:sz w:val="20"/>
          <w:szCs w:val="20"/>
          <w:lang w:val="en-US" w:eastAsia="ko-KR"/>
        </w:rPr>
        <w:t>oxygen as a scavenger</w:t>
      </w:r>
      <w:r w:rsidR="009E74B6" w:rsidRPr="46AD70A6">
        <w:rPr>
          <w:sz w:val="20"/>
          <w:szCs w:val="20"/>
          <w:lang w:val="en-US" w:eastAsia="ko-KR"/>
        </w:rPr>
        <w:t>.</w:t>
      </w:r>
      <w:r w:rsidR="00B823C5" w:rsidRPr="46AD70A6">
        <w:rPr>
          <w:sz w:val="20"/>
          <w:szCs w:val="20"/>
          <w:lang w:val="en-US" w:eastAsia="ko-KR"/>
        </w:rPr>
        <w:t xml:space="preserve"> </w:t>
      </w:r>
    </w:p>
    <w:p w14:paraId="22D36CD7" w14:textId="22DA56C6" w:rsidR="7D5D5324" w:rsidRDefault="7D5D5324" w:rsidP="46AD70A6">
      <w:pPr>
        <w:spacing w:after="120" w:line="240" w:lineRule="exact"/>
        <w:jc w:val="both"/>
      </w:pPr>
    </w:p>
    <w:p w14:paraId="2EDFAB1E" w14:textId="5EED8980" w:rsidR="00F41EA7" w:rsidRDefault="30762977" w:rsidP="00F41EA7">
      <w:pPr>
        <w:spacing w:after="120" w:line="240" w:lineRule="exact"/>
        <w:jc w:val="both"/>
        <w:rPr>
          <w:sz w:val="20"/>
          <w:szCs w:val="20"/>
          <w:lang w:val="en-US" w:eastAsia="ko-KR"/>
        </w:rPr>
      </w:pPr>
      <w:r w:rsidRPr="3DED0B5F">
        <w:rPr>
          <w:sz w:val="20"/>
          <w:szCs w:val="20"/>
          <w:lang w:val="en-US" w:eastAsia="ko-KR"/>
        </w:rPr>
        <w:t>W</w:t>
      </w:r>
      <w:r w:rsidR="0596C265" w:rsidRPr="3DED0B5F">
        <w:rPr>
          <w:sz w:val="20"/>
          <w:szCs w:val="20"/>
          <w:lang w:val="en-US" w:eastAsia="ko-KR"/>
        </w:rPr>
        <w:t xml:space="preserve">e propose the use of </w:t>
      </w:r>
      <w:r w:rsidR="621EC568" w:rsidRPr="3DED0B5F">
        <w:rPr>
          <w:sz w:val="20"/>
          <w:szCs w:val="20"/>
          <w:lang w:val="en-US" w:eastAsia="ko-KR"/>
        </w:rPr>
        <w:t xml:space="preserve">a </w:t>
      </w:r>
      <w:r w:rsidR="7B630140" w:rsidRPr="3DED0B5F">
        <w:rPr>
          <w:b/>
          <w:bCs/>
          <w:sz w:val="20"/>
          <w:szCs w:val="20"/>
          <w:lang w:val="en-US" w:eastAsia="ko-KR"/>
        </w:rPr>
        <w:t>light-based model</w:t>
      </w:r>
      <w:r w:rsidR="7B630140" w:rsidRPr="3DED0B5F">
        <w:rPr>
          <w:sz w:val="20"/>
          <w:szCs w:val="20"/>
          <w:lang w:val="en-US" w:eastAsia="ko-KR"/>
        </w:rPr>
        <w:t xml:space="preserve"> </w:t>
      </w:r>
      <w:r w:rsidR="5CD3BB8A" w:rsidRPr="3DED0B5F">
        <w:rPr>
          <w:sz w:val="20"/>
          <w:szCs w:val="20"/>
          <w:lang w:val="en-US" w:eastAsia="ko-KR"/>
        </w:rPr>
        <w:t xml:space="preserve">combined with </w:t>
      </w:r>
      <w:r w:rsidR="5CD3BB8A" w:rsidRPr="3DED0B5F">
        <w:rPr>
          <w:b/>
          <w:bCs/>
          <w:sz w:val="20"/>
          <w:szCs w:val="20"/>
          <w:lang w:val="en-US" w:eastAsia="ko-KR"/>
        </w:rPr>
        <w:t xml:space="preserve">a </w:t>
      </w:r>
      <w:del w:id="28" w:author="Qingzhe Wang" w:date="2026-10-06T14:00:00Z" w16du:dateUtc="2026-10-06T19:00:00Z">
        <w:r w:rsidR="5CD3BB8A" w:rsidRPr="3DED0B5F" w:rsidDel="008B766F">
          <w:rPr>
            <w:b/>
            <w:bCs/>
            <w:sz w:val="20"/>
            <w:szCs w:val="20"/>
            <w:lang w:val="en-US" w:eastAsia="ko-KR"/>
          </w:rPr>
          <w:delText xml:space="preserve">simplified </w:delText>
        </w:r>
      </w:del>
      <w:ins w:id="29" w:author="Qingzhe Wang" w:date="2026-10-06T14:00:00Z" w16du:dateUtc="2026-10-06T19:00:00Z">
        <w:r w:rsidR="008B766F">
          <w:rPr>
            <w:rFonts w:hint="eastAsia"/>
            <w:b/>
            <w:bCs/>
            <w:sz w:val="20"/>
            <w:szCs w:val="20"/>
            <w:lang w:val="en-US" w:eastAsia="zh-CN"/>
          </w:rPr>
          <w:t>reduced</w:t>
        </w:r>
        <w:r w:rsidR="008B766F" w:rsidRPr="3DED0B5F">
          <w:rPr>
            <w:b/>
            <w:bCs/>
            <w:sz w:val="20"/>
            <w:szCs w:val="20"/>
            <w:lang w:val="en-US" w:eastAsia="ko-KR"/>
          </w:rPr>
          <w:t xml:space="preserve"> </w:t>
        </w:r>
      </w:ins>
      <w:r w:rsidR="5CD3BB8A" w:rsidRPr="3DED0B5F">
        <w:rPr>
          <w:b/>
          <w:bCs/>
          <w:sz w:val="20"/>
          <w:szCs w:val="20"/>
          <w:lang w:val="en-US" w:eastAsia="ko-KR"/>
        </w:rPr>
        <w:t xml:space="preserve">chemical model </w:t>
      </w:r>
      <w:r w:rsidR="5CD3BB8A" w:rsidRPr="3DED0B5F">
        <w:rPr>
          <w:sz w:val="20"/>
          <w:szCs w:val="20"/>
          <w:lang w:val="en-US" w:eastAsia="ko-KR"/>
        </w:rPr>
        <w:t>utilizing</w:t>
      </w:r>
      <w:r w:rsidR="7B630140" w:rsidRPr="3DED0B5F">
        <w:rPr>
          <w:sz w:val="20"/>
          <w:szCs w:val="20"/>
          <w:lang w:val="en-US" w:eastAsia="ko-KR"/>
        </w:rPr>
        <w:t xml:space="preserve"> </w:t>
      </w:r>
      <w:r w:rsidR="476954DB" w:rsidRPr="3DED0B5F">
        <w:rPr>
          <w:sz w:val="20"/>
          <w:szCs w:val="20"/>
          <w:lang w:val="en-US" w:eastAsia="ko-KR"/>
        </w:rPr>
        <w:t xml:space="preserve">AIE </w:t>
      </w:r>
      <w:r w:rsidR="7B630140" w:rsidRPr="3DED0B5F">
        <w:rPr>
          <w:sz w:val="20"/>
          <w:szCs w:val="20"/>
          <w:lang w:val="en-US" w:eastAsia="ko-KR"/>
        </w:rPr>
        <w:t xml:space="preserve">which </w:t>
      </w:r>
      <w:r w:rsidR="476954DB" w:rsidRPr="3DED0B5F">
        <w:rPr>
          <w:sz w:val="20"/>
          <w:szCs w:val="20"/>
          <w:lang w:val="en-US" w:eastAsia="ko-KR"/>
        </w:rPr>
        <w:t>allows us to monitor the degree of cure over time</w:t>
      </w:r>
      <w:r w:rsidR="0AC81631" w:rsidRPr="3DED0B5F">
        <w:rPr>
          <w:sz w:val="20"/>
          <w:szCs w:val="20"/>
          <w:lang w:val="en-US" w:eastAsia="ko-KR"/>
        </w:rPr>
        <w:t>, pixel-by-pixel</w:t>
      </w:r>
      <w:r w:rsidR="476954DB" w:rsidRPr="3DED0B5F">
        <w:rPr>
          <w:sz w:val="20"/>
          <w:szCs w:val="20"/>
          <w:lang w:val="en-US" w:eastAsia="ko-KR"/>
        </w:rPr>
        <w:t>.</w:t>
      </w:r>
      <w:r w:rsidR="4C65986A" w:rsidRPr="3DED0B5F">
        <w:rPr>
          <w:sz w:val="20"/>
          <w:szCs w:val="20"/>
          <w:lang w:val="en-US" w:eastAsia="ko-KR"/>
        </w:rPr>
        <w:t xml:space="preserve"> </w:t>
      </w:r>
      <w:r w:rsidR="49670A87" w:rsidRPr="3DED0B5F">
        <w:rPr>
          <w:sz w:val="20"/>
          <w:szCs w:val="20"/>
          <w:lang w:val="en-US" w:eastAsia="ko-KR"/>
        </w:rPr>
        <w:t xml:space="preserve">We thus avoid the computational expense of the full chemical model. </w:t>
      </w:r>
      <w:r w:rsidR="4C65986A" w:rsidRPr="3DED0B5F">
        <w:rPr>
          <w:sz w:val="20"/>
          <w:szCs w:val="20"/>
          <w:lang w:val="en-US" w:eastAsia="ko-KR"/>
        </w:rPr>
        <w:t xml:space="preserve">It should also be noted that most, but not all, existing </w:t>
      </w:r>
      <w:r w:rsidR="256728D8" w:rsidRPr="3DED0B5F">
        <w:rPr>
          <w:sz w:val="20"/>
          <w:szCs w:val="20"/>
          <w:lang w:val="en-US" w:eastAsia="ko-KR"/>
        </w:rPr>
        <w:t>models are applied in 2D over a single layer</w:t>
      </w:r>
      <w:r w:rsidR="5CCED287" w:rsidRPr="3DED0B5F">
        <w:rPr>
          <w:sz w:val="20"/>
          <w:szCs w:val="20"/>
          <w:lang w:val="en-US" w:eastAsia="ko-KR"/>
        </w:rPr>
        <w:t xml:space="preserve"> rather than in 3D over several layers</w:t>
      </w:r>
      <w:r w:rsidR="256728D8" w:rsidRPr="3DED0B5F">
        <w:rPr>
          <w:sz w:val="20"/>
          <w:szCs w:val="20"/>
          <w:lang w:val="en-US" w:eastAsia="ko-KR"/>
        </w:rPr>
        <w:t xml:space="preserve">, due to a. </w:t>
      </w:r>
      <w:r w:rsidR="5CCED287" w:rsidRPr="3DED0B5F">
        <w:rPr>
          <w:sz w:val="20"/>
          <w:szCs w:val="20"/>
          <w:lang w:val="en-US" w:eastAsia="ko-KR"/>
        </w:rPr>
        <w:t xml:space="preserve">computational ease, and b. </w:t>
      </w:r>
      <w:r w:rsidR="02C4A010" w:rsidRPr="3DED0B5F">
        <w:rPr>
          <w:sz w:val="20"/>
          <w:szCs w:val="20"/>
          <w:lang w:val="en-US" w:eastAsia="ko-KR"/>
        </w:rPr>
        <w:t xml:space="preserve">a </w:t>
      </w:r>
      <w:r w:rsidR="5CCED287" w:rsidRPr="3DED0B5F">
        <w:rPr>
          <w:sz w:val="20"/>
          <w:szCs w:val="20"/>
          <w:lang w:val="en-US" w:eastAsia="ko-KR"/>
        </w:rPr>
        <w:t xml:space="preserve">temporal </w:t>
      </w:r>
      <w:r w:rsidR="02C4A010" w:rsidRPr="3DED0B5F">
        <w:rPr>
          <w:sz w:val="20"/>
          <w:szCs w:val="20"/>
          <w:lang w:val="en-US" w:eastAsia="ko-KR"/>
        </w:rPr>
        <w:t>lag in the physical printing of different layers</w:t>
      </w:r>
      <w:r w:rsidR="34473316" w:rsidRPr="3DED0B5F">
        <w:rPr>
          <w:sz w:val="20"/>
          <w:szCs w:val="20"/>
          <w:lang w:val="en-US" w:eastAsia="ko-KR"/>
        </w:rPr>
        <w:t xml:space="preserve"> which </w:t>
      </w:r>
      <w:r w:rsidR="3C483852" w:rsidRPr="3DED0B5F">
        <w:rPr>
          <w:sz w:val="20"/>
          <w:szCs w:val="20"/>
          <w:lang w:val="en-US" w:eastAsia="ko-KR"/>
        </w:rPr>
        <w:t xml:space="preserve">requires the introduction of new constant(s) to accurately capture this </w:t>
      </w:r>
      <w:r w:rsidR="6D9C42EC" w:rsidRPr="3DED0B5F">
        <w:rPr>
          <w:sz w:val="20"/>
          <w:szCs w:val="20"/>
          <w:lang w:val="en-US" w:eastAsia="ko-KR"/>
        </w:rPr>
        <w:t>phenomenon.</w:t>
      </w:r>
      <w:r w:rsidR="34473316" w:rsidRPr="3DED0B5F">
        <w:rPr>
          <w:sz w:val="20"/>
          <w:szCs w:val="20"/>
          <w:lang w:val="en-US" w:eastAsia="ko-KR"/>
        </w:rPr>
        <w:t xml:space="preserve"> </w:t>
      </w:r>
      <w:r w:rsidR="16D25BE2" w:rsidRPr="3DED0B5F">
        <w:rPr>
          <w:sz w:val="20"/>
          <w:szCs w:val="20"/>
          <w:lang w:val="en-US" w:eastAsia="ko-KR"/>
        </w:rPr>
        <w:t>In this proposal, w</w:t>
      </w:r>
      <w:r w:rsidR="5E081A77" w:rsidRPr="3DED0B5F">
        <w:rPr>
          <w:sz w:val="20"/>
          <w:szCs w:val="20"/>
          <w:lang w:val="en-US" w:eastAsia="ko-KR"/>
        </w:rPr>
        <w:t xml:space="preserve">e </w:t>
      </w:r>
      <w:r w:rsidR="16E826BB" w:rsidRPr="3DED0B5F">
        <w:rPr>
          <w:sz w:val="20"/>
          <w:szCs w:val="20"/>
          <w:lang w:val="en-US" w:eastAsia="ko-KR"/>
        </w:rPr>
        <w:t xml:space="preserve">shall have to </w:t>
      </w:r>
      <w:r w:rsidR="5E081A77" w:rsidRPr="3DED0B5F">
        <w:rPr>
          <w:sz w:val="20"/>
          <w:szCs w:val="20"/>
          <w:lang w:val="en-US" w:eastAsia="ko-KR"/>
        </w:rPr>
        <w:t>set up the 2D model</w:t>
      </w:r>
      <w:r w:rsidR="1D9A45CA" w:rsidRPr="3DED0B5F">
        <w:rPr>
          <w:sz w:val="20"/>
          <w:szCs w:val="20"/>
          <w:lang w:val="en-US" w:eastAsia="ko-KR"/>
        </w:rPr>
        <w:t xml:space="preserve"> first</w:t>
      </w:r>
      <w:r w:rsidR="5E081A77" w:rsidRPr="3DED0B5F">
        <w:rPr>
          <w:sz w:val="20"/>
          <w:szCs w:val="20"/>
          <w:lang w:val="en-US" w:eastAsia="ko-KR"/>
        </w:rPr>
        <w:t>,</w:t>
      </w:r>
      <w:r w:rsidR="505FF155" w:rsidRPr="3DED0B5F">
        <w:rPr>
          <w:sz w:val="20"/>
          <w:szCs w:val="20"/>
          <w:lang w:val="en-US" w:eastAsia="ko-KR"/>
        </w:rPr>
        <w:t xml:space="preserve"> before </w:t>
      </w:r>
      <w:r w:rsidR="6ECF2B7F" w:rsidRPr="3DED0B5F">
        <w:rPr>
          <w:sz w:val="20"/>
          <w:szCs w:val="20"/>
          <w:lang w:val="en-US" w:eastAsia="ko-KR"/>
        </w:rPr>
        <w:t xml:space="preserve">expanding the model into 3D, perhaps by </w:t>
      </w:r>
      <w:r w:rsidR="505FF155" w:rsidRPr="3DED0B5F">
        <w:rPr>
          <w:sz w:val="20"/>
          <w:szCs w:val="20"/>
          <w:lang w:val="en-US" w:eastAsia="ko-KR"/>
        </w:rPr>
        <w:t xml:space="preserve">investigating if </w:t>
      </w:r>
      <w:r w:rsidR="102941E8" w:rsidRPr="3DED0B5F">
        <w:rPr>
          <w:sz w:val="20"/>
          <w:szCs w:val="20"/>
          <w:lang w:val="en-US" w:eastAsia="ko-KR"/>
        </w:rPr>
        <w:t xml:space="preserve">several independent instances of 2D models </w:t>
      </w:r>
      <w:r w:rsidR="1173BF86" w:rsidRPr="3DED0B5F">
        <w:rPr>
          <w:sz w:val="20"/>
          <w:szCs w:val="20"/>
          <w:lang w:val="en-US" w:eastAsia="ko-KR"/>
        </w:rPr>
        <w:t xml:space="preserve">give equivalent results </w:t>
      </w:r>
      <w:r w:rsidR="34EDAC3F" w:rsidRPr="3DED0B5F">
        <w:rPr>
          <w:sz w:val="20"/>
          <w:szCs w:val="20"/>
          <w:lang w:val="en-US" w:eastAsia="ko-KR"/>
        </w:rPr>
        <w:t>as a full 3D model.</w:t>
      </w:r>
    </w:p>
    <w:p w14:paraId="66185DD8" w14:textId="5E0DF71B" w:rsidR="00963B90" w:rsidRDefault="00F63082" w:rsidP="00F41EA7">
      <w:pPr>
        <w:spacing w:after="120" w:line="240" w:lineRule="exact"/>
        <w:jc w:val="both"/>
        <w:rPr>
          <w:ins w:id="30" w:author="Qingzhe Wang" w:date="2026-10-06T17:09:00Z" w16du:dateUtc="2026-10-06T22:09:00Z"/>
          <w:sz w:val="20"/>
          <w:szCs w:val="20"/>
          <w:lang w:val="en-US" w:eastAsia="zh-CN"/>
        </w:rPr>
      </w:pPr>
      <w:ins w:id="31" w:author="Qingzhe Wang" w:date="2026-10-06T16:45:00Z" w16du:dateUtc="2026-10-06T21:45:00Z">
        <w:r>
          <w:rPr>
            <w:rFonts w:hint="eastAsia"/>
            <w:sz w:val="20"/>
            <w:szCs w:val="20"/>
            <w:lang w:val="en-US" w:eastAsia="zh-CN"/>
          </w:rPr>
          <w:t>In the cases of 2D polymer</w:t>
        </w:r>
      </w:ins>
      <w:ins w:id="32" w:author="Qingzhe Wang" w:date="2026-10-06T16:46:00Z" w16du:dateUtc="2026-10-06T21:46:00Z">
        <w:r>
          <w:rPr>
            <w:rFonts w:hint="eastAsia"/>
            <w:sz w:val="20"/>
            <w:szCs w:val="20"/>
            <w:lang w:val="en-US" w:eastAsia="zh-CN"/>
          </w:rPr>
          <w:t xml:space="preserve">ization, we organized the </w:t>
        </w:r>
        <w:r>
          <w:rPr>
            <w:sz w:val="20"/>
            <w:szCs w:val="20"/>
            <w:lang w:val="en-US" w:eastAsia="zh-CN"/>
          </w:rPr>
          <w:t>process</w:t>
        </w:r>
        <w:r>
          <w:rPr>
            <w:rFonts w:hint="eastAsia"/>
            <w:sz w:val="20"/>
            <w:szCs w:val="20"/>
            <w:lang w:val="en-US" w:eastAsia="zh-CN"/>
          </w:rPr>
          <w:t xml:space="preserve"> that most </w:t>
        </w:r>
        <w:r>
          <w:rPr>
            <w:sz w:val="20"/>
            <w:szCs w:val="20"/>
            <w:lang w:val="en-US" w:eastAsia="zh-CN"/>
          </w:rPr>
          <w:t>directl</w:t>
        </w:r>
        <w:r>
          <w:rPr>
            <w:rFonts w:hint="eastAsia"/>
            <w:sz w:val="20"/>
            <w:szCs w:val="20"/>
            <w:lang w:val="en-US" w:eastAsia="zh-CN"/>
          </w:rPr>
          <w:t xml:space="preserve">y </w:t>
        </w:r>
      </w:ins>
      <w:ins w:id="33" w:author="Qingzhe Wang" w:date="2026-10-06T16:48:00Z" w16du:dateUtc="2026-10-06T21:48:00Z">
        <w:r w:rsidR="0046336B">
          <w:rPr>
            <w:sz w:val="20"/>
            <w:szCs w:val="20"/>
            <w:lang w:val="en-US" w:eastAsia="zh-CN"/>
          </w:rPr>
          <w:t>determines</w:t>
        </w:r>
      </w:ins>
      <w:ins w:id="34" w:author="Qingzhe Wang" w:date="2026-10-06T16:47:00Z" w16du:dateUtc="2026-10-06T21:47:00Z">
        <w:r>
          <w:rPr>
            <w:rFonts w:hint="eastAsia"/>
            <w:sz w:val="20"/>
            <w:szCs w:val="20"/>
            <w:lang w:val="en-US" w:eastAsia="zh-CN"/>
          </w:rPr>
          <w:t xml:space="preserve"> the curing map into two categories: </w:t>
        </w:r>
      </w:ins>
      <w:ins w:id="35" w:author="Qingzhe Wang" w:date="2026-10-06T17:06:00Z" w16du:dateUtc="2026-10-06T22:06:00Z">
        <w:r w:rsidR="00963B90">
          <w:rPr>
            <w:rFonts w:hint="eastAsia"/>
            <w:sz w:val="20"/>
            <w:szCs w:val="20"/>
            <w:lang w:val="en-US" w:eastAsia="zh-CN"/>
          </w:rPr>
          <w:t xml:space="preserve">inhibitive </w:t>
        </w:r>
      </w:ins>
      <w:ins w:id="36" w:author="Qingzhe Wang" w:date="2026-10-06T16:47:00Z" w16du:dateUtc="2026-10-06T21:47:00Z">
        <w:r>
          <w:rPr>
            <w:rFonts w:hint="eastAsia"/>
            <w:sz w:val="20"/>
            <w:szCs w:val="20"/>
            <w:lang w:val="en-US" w:eastAsia="zh-CN"/>
          </w:rPr>
          <w:t xml:space="preserve">and </w:t>
        </w:r>
      </w:ins>
      <w:ins w:id="37" w:author="Qingzhe Wang" w:date="2026-10-06T17:06:00Z" w16du:dateUtc="2026-10-06T22:06:00Z">
        <w:r w:rsidR="00963B90">
          <w:rPr>
            <w:rFonts w:hint="eastAsia"/>
            <w:sz w:val="20"/>
            <w:szCs w:val="20"/>
            <w:lang w:val="en-US" w:eastAsia="zh-CN"/>
          </w:rPr>
          <w:t xml:space="preserve">facilitative </w:t>
        </w:r>
      </w:ins>
      <w:ins w:id="38" w:author="Qingzhe Wang" w:date="2026-10-06T16:47:00Z" w16du:dateUtc="2026-10-06T21:47:00Z">
        <w:r>
          <w:rPr>
            <w:sz w:val="20"/>
            <w:szCs w:val="20"/>
            <w:lang w:val="en-US" w:eastAsia="zh-CN"/>
          </w:rPr>
          <w:t>factors</w:t>
        </w:r>
        <w:r>
          <w:rPr>
            <w:rFonts w:hint="eastAsia"/>
            <w:sz w:val="20"/>
            <w:szCs w:val="20"/>
            <w:lang w:val="en-US" w:eastAsia="zh-CN"/>
          </w:rPr>
          <w:t>.</w:t>
        </w:r>
      </w:ins>
    </w:p>
    <w:p w14:paraId="7C925DFB" w14:textId="434809EF" w:rsidR="00747009" w:rsidRPr="00747009" w:rsidRDefault="00747009" w:rsidP="00F41EA7">
      <w:pPr>
        <w:spacing w:after="120" w:line="240" w:lineRule="exact"/>
        <w:jc w:val="both"/>
        <w:rPr>
          <w:ins w:id="39" w:author="Qingzhe Wang" w:date="2026-10-06T17:07:00Z" w16du:dateUtc="2026-10-06T22:07:00Z"/>
          <w:sz w:val="20"/>
          <w:szCs w:val="20"/>
          <w:lang w:val="en-US" w:eastAsia="zh-CN"/>
        </w:rPr>
      </w:pPr>
      <w:ins w:id="40" w:author="Qingzhe Wang" w:date="2026-10-06T17:09:00Z" w16du:dateUtc="2026-10-06T22:09:00Z">
        <w:r>
          <w:rPr>
            <w:rFonts w:hint="eastAsia"/>
            <w:sz w:val="20"/>
            <w:szCs w:val="20"/>
            <w:lang w:val="en-US" w:eastAsia="zh-CN"/>
          </w:rPr>
          <w:t>Inhibitive effects were mainly expressed by inhibitor-radicals reaction</w:t>
        </w:r>
      </w:ins>
      <w:ins w:id="41" w:author="Qingzhe Wang" w:date="2026-10-06T17:10:00Z" w16du:dateUtc="2026-10-06T22:10:00Z">
        <w:r>
          <w:rPr>
            <w:rFonts w:hint="eastAsia"/>
            <w:sz w:val="20"/>
            <w:szCs w:val="20"/>
            <w:lang w:val="en-US" w:eastAsia="zh-CN"/>
          </w:rPr>
          <w:t xml:space="preserve"> and inhibitor </w:t>
        </w:r>
        <w:r>
          <w:rPr>
            <w:sz w:val="20"/>
            <w:szCs w:val="20"/>
            <w:lang w:val="en-US" w:eastAsia="zh-CN"/>
          </w:rPr>
          <w:t>diffusion</w:t>
        </w:r>
        <w:r>
          <w:rPr>
            <w:rFonts w:hint="eastAsia"/>
            <w:sz w:val="20"/>
            <w:szCs w:val="20"/>
            <w:lang w:val="en-US" w:eastAsia="zh-CN"/>
          </w:rPr>
          <w:t xml:space="preserve"> </w:t>
        </w:r>
      </w:ins>
      <w:ins w:id="42" w:author="Qingzhe Wang" w:date="2026-10-06T17:11:00Z" w16du:dateUtc="2026-10-06T22:11:00Z">
        <w:r>
          <w:rPr>
            <w:rFonts w:hint="eastAsia"/>
            <w:sz w:val="20"/>
            <w:szCs w:val="20"/>
            <w:lang w:val="en-US" w:eastAsia="zh-CN"/>
          </w:rPr>
          <w:t>evolving with time fast.</w:t>
        </w:r>
      </w:ins>
      <w:ins w:id="43" w:author="Qingzhe Wang" w:date="2026-10-06T17:16:00Z" w16du:dateUtc="2026-10-06T22:16:00Z">
        <w:r>
          <w:rPr>
            <w:rFonts w:hint="eastAsia"/>
            <w:sz w:val="20"/>
            <w:szCs w:val="20"/>
            <w:lang w:val="en-US" w:eastAsia="zh-CN"/>
          </w:rPr>
          <w:t xml:space="preserve"> Oxygen and TEMPO as inhibitor in our formulation will directly react with propa</w:t>
        </w:r>
      </w:ins>
      <w:ins w:id="44" w:author="Qingzhe Wang" w:date="2026-10-06T17:17:00Z" w16du:dateUtc="2026-10-06T22:17:00Z">
        <w:r>
          <w:rPr>
            <w:rFonts w:hint="eastAsia"/>
            <w:sz w:val="20"/>
            <w:szCs w:val="20"/>
            <w:lang w:val="en-US" w:eastAsia="zh-CN"/>
          </w:rPr>
          <w:t xml:space="preserve">gating and initiating radicals and thereby </w:t>
        </w:r>
      </w:ins>
      <w:ins w:id="45" w:author="Qingzhe Wang" w:date="2026-10-06T17:19:00Z" w16du:dateUtc="2026-10-06T22:19:00Z">
        <w:r w:rsidR="00336718">
          <w:rPr>
            <w:rFonts w:hint="eastAsia"/>
            <w:sz w:val="20"/>
            <w:szCs w:val="20"/>
            <w:lang w:val="en-US" w:eastAsia="zh-CN"/>
          </w:rPr>
          <w:t>delay</w:t>
        </w:r>
      </w:ins>
      <w:ins w:id="46" w:author="Qingzhe Wang" w:date="2026-10-06T17:17:00Z" w16du:dateUtc="2026-10-06T22:17:00Z">
        <w:r>
          <w:rPr>
            <w:rFonts w:hint="eastAsia"/>
            <w:sz w:val="20"/>
            <w:szCs w:val="20"/>
            <w:lang w:val="en-US" w:eastAsia="zh-CN"/>
          </w:rPr>
          <w:t xml:space="preserve"> polymerization.</w:t>
        </w:r>
      </w:ins>
      <w:ins w:id="47" w:author="Qingzhe Wang" w:date="2026-10-06T17:18:00Z" w16du:dateUtc="2026-10-06T22:18:00Z">
        <w:r w:rsidR="00336718">
          <w:rPr>
            <w:rFonts w:hint="eastAsia"/>
            <w:sz w:val="20"/>
            <w:szCs w:val="20"/>
            <w:lang w:val="en-US" w:eastAsia="zh-CN"/>
          </w:rPr>
          <w:t xml:space="preserve"> </w:t>
        </w:r>
      </w:ins>
      <w:ins w:id="48" w:author="Qingzhe Wang" w:date="2026-10-06T21:34:00Z" w16du:dateUtc="2026-10-07T02:34:00Z">
        <w:r w:rsidR="00C607DD">
          <w:rPr>
            <w:sz w:val="20"/>
            <w:szCs w:val="20"/>
            <w:lang w:val="en-US" w:eastAsia="zh-CN"/>
          </w:rPr>
          <w:t>Meanwhile,</w:t>
        </w:r>
      </w:ins>
      <w:ins w:id="49" w:author="Qingzhe Wang" w:date="2026-10-06T17:18:00Z" w16du:dateUtc="2026-10-06T22:18:00Z">
        <w:r w:rsidR="00336718">
          <w:rPr>
            <w:rFonts w:hint="eastAsia"/>
            <w:sz w:val="20"/>
            <w:szCs w:val="20"/>
            <w:lang w:val="en-US" w:eastAsia="zh-CN"/>
          </w:rPr>
          <w:t xml:space="preserve"> the diffusive behavior</w:t>
        </w:r>
      </w:ins>
      <w:ins w:id="50" w:author="Qingzhe Wang" w:date="2026-10-06T17:19:00Z" w16du:dateUtc="2026-10-06T22:19:00Z">
        <w:r w:rsidR="00336718">
          <w:rPr>
            <w:rFonts w:hint="eastAsia"/>
            <w:sz w:val="20"/>
            <w:szCs w:val="20"/>
            <w:lang w:val="en-US" w:eastAsia="zh-CN"/>
          </w:rPr>
          <w:t xml:space="preserve"> allows them to be transported through the resin and extend the suppression beyond the locations where</w:t>
        </w:r>
      </w:ins>
      <w:ins w:id="51" w:author="Qingzhe Wang" w:date="2026-10-06T17:20:00Z" w16du:dateUtc="2026-10-06T22:20:00Z">
        <w:r w:rsidR="00336718">
          <w:rPr>
            <w:rFonts w:hint="eastAsia"/>
            <w:sz w:val="20"/>
            <w:szCs w:val="20"/>
            <w:lang w:val="en-US" w:eastAsia="zh-CN"/>
          </w:rPr>
          <w:t xml:space="preserve"> they are initially present.</w:t>
        </w:r>
      </w:ins>
    </w:p>
    <w:p w14:paraId="6B00C4CA" w14:textId="77CF13AD" w:rsidR="00751B9F" w:rsidRPr="0046336B" w:rsidDel="00F63082" w:rsidRDefault="0046336B" w:rsidP="00F41EA7">
      <w:pPr>
        <w:spacing w:after="120" w:line="240" w:lineRule="exact"/>
        <w:jc w:val="both"/>
        <w:rPr>
          <w:del w:id="52" w:author="Qingzhe Wang" w:date="2026-10-06T16:45:00Z" w16du:dateUtc="2026-10-06T21:45:00Z"/>
          <w:sz w:val="20"/>
          <w:szCs w:val="20"/>
          <w:lang w:val="en-US" w:eastAsia="zh-CN"/>
        </w:rPr>
      </w:pPr>
      <w:ins w:id="53" w:author="Qingzhe Wang" w:date="2026-10-06T16:52:00Z" w16du:dateUtc="2026-10-06T21:52:00Z">
        <w:r>
          <w:rPr>
            <w:rFonts w:hint="eastAsia"/>
            <w:sz w:val="20"/>
            <w:szCs w:val="20"/>
            <w:lang w:val="en-US" w:eastAsia="zh-CN"/>
          </w:rPr>
          <w:t xml:space="preserve">The facilitative phenomenon was considered in a much </w:t>
        </w:r>
      </w:ins>
      <w:ins w:id="54" w:author="Qingzhe Wang" w:date="2026-10-06T16:56:00Z" w16du:dateUtc="2026-10-06T21:56:00Z">
        <w:r>
          <w:rPr>
            <w:rFonts w:hint="eastAsia"/>
            <w:sz w:val="20"/>
            <w:szCs w:val="20"/>
            <w:lang w:val="en-US" w:eastAsia="zh-CN"/>
          </w:rPr>
          <w:t>broad</w:t>
        </w:r>
      </w:ins>
      <w:ins w:id="55" w:author="Qingzhe Wang" w:date="2026-10-06T16:52:00Z" w16du:dateUtc="2026-10-06T21:52:00Z">
        <w:r>
          <w:rPr>
            <w:rFonts w:hint="eastAsia"/>
            <w:sz w:val="20"/>
            <w:szCs w:val="20"/>
            <w:lang w:val="en-US" w:eastAsia="zh-CN"/>
          </w:rPr>
          <w:t xml:space="preserve"> manner here, to be more specific it </w:t>
        </w:r>
      </w:ins>
      <w:ins w:id="56" w:author="Qingzhe Wang" w:date="2026-10-06T16:53:00Z" w16du:dateUtc="2026-10-06T21:53:00Z">
        <w:r>
          <w:rPr>
            <w:rFonts w:hint="eastAsia"/>
            <w:sz w:val="20"/>
            <w:szCs w:val="20"/>
            <w:lang w:val="en-US" w:eastAsia="zh-CN"/>
          </w:rPr>
          <w:t xml:space="preserve">provides an effective description of spatial spread of light intensity and </w:t>
        </w:r>
      </w:ins>
      <w:ins w:id="57" w:author="Qingzhe Wang" w:date="2026-10-06T16:54:00Z" w16du:dateUtc="2026-10-06T21:54:00Z">
        <w:r>
          <w:rPr>
            <w:rFonts w:hint="eastAsia"/>
            <w:sz w:val="20"/>
            <w:szCs w:val="20"/>
            <w:lang w:val="en-US" w:eastAsia="zh-CN"/>
          </w:rPr>
          <w:t xml:space="preserve">all associated promotion of local photochemistry, including light </w:t>
        </w:r>
      </w:ins>
      <w:ins w:id="58" w:author="Qingzhe Wang" w:date="2026-10-07T10:56:00Z" w16du:dateUtc="2026-10-07T15:56:00Z">
        <w:r w:rsidR="007D4F17">
          <w:rPr>
            <w:rFonts w:hint="eastAsia"/>
            <w:sz w:val="20"/>
            <w:szCs w:val="20"/>
            <w:lang w:val="en-US" w:eastAsia="zh-CN"/>
          </w:rPr>
          <w:t>divergence</w:t>
        </w:r>
      </w:ins>
      <w:ins w:id="59" w:author="Qingzhe Wang" w:date="2026-10-06T16:54:00Z" w16du:dateUtc="2026-10-06T21:54:00Z">
        <w:r>
          <w:rPr>
            <w:rFonts w:hint="eastAsia"/>
            <w:sz w:val="20"/>
            <w:szCs w:val="20"/>
            <w:lang w:val="en-US" w:eastAsia="zh-CN"/>
          </w:rPr>
          <w:t>, scattering</w:t>
        </w:r>
      </w:ins>
      <w:ins w:id="60" w:author="Qingzhe Wang" w:date="2026-10-06T16:55:00Z" w16du:dateUtc="2026-10-06T21:55:00Z">
        <w:r>
          <w:rPr>
            <w:rFonts w:hint="eastAsia"/>
            <w:sz w:val="20"/>
            <w:szCs w:val="20"/>
            <w:lang w:val="en-US" w:eastAsia="zh-CN"/>
          </w:rPr>
          <w:t>, potentials of photon flux redistribution an</w:t>
        </w:r>
      </w:ins>
      <w:ins w:id="61" w:author="Qingzhe Wang" w:date="2026-10-06T16:56:00Z" w16du:dateUtc="2026-10-06T21:56:00Z">
        <w:r>
          <w:rPr>
            <w:rFonts w:hint="eastAsia"/>
            <w:sz w:val="20"/>
            <w:szCs w:val="20"/>
            <w:lang w:val="en-US" w:eastAsia="zh-CN"/>
          </w:rPr>
          <w:t xml:space="preserve">d in general all other </w:t>
        </w:r>
      </w:ins>
      <w:ins w:id="62" w:author="Qingzhe Wang" w:date="2026-10-06T16:57:00Z" w16du:dateUtc="2026-10-06T21:57:00Z">
        <w:r>
          <w:rPr>
            <w:sz w:val="20"/>
            <w:szCs w:val="20"/>
            <w:lang w:val="en-US" w:eastAsia="zh-CN"/>
          </w:rPr>
          <w:t>factors</w:t>
        </w:r>
        <w:r>
          <w:rPr>
            <w:rFonts w:hint="eastAsia"/>
            <w:sz w:val="20"/>
            <w:szCs w:val="20"/>
            <w:lang w:val="en-US" w:eastAsia="zh-CN"/>
          </w:rPr>
          <w:t xml:space="preserve"> that may lead to</w:t>
        </w:r>
      </w:ins>
      <w:ins w:id="63" w:author="Qingzhe Wang" w:date="2026-10-06T16:58:00Z" w16du:dateUtc="2026-10-06T21:58:00Z">
        <w:r w:rsidR="00963B90">
          <w:rPr>
            <w:rFonts w:hint="eastAsia"/>
            <w:sz w:val="20"/>
            <w:szCs w:val="20"/>
            <w:lang w:val="en-US" w:eastAsia="zh-CN"/>
          </w:rPr>
          <w:t xml:space="preserve"> unwanted overcure beyond the nominally projected regions.</w:t>
        </w:r>
      </w:ins>
      <w:ins w:id="64" w:author="Qingzhe Wang" w:date="2026-10-06T16:59:00Z" w16du:dateUtc="2026-10-06T21:59:00Z">
        <w:r w:rsidR="00963B90">
          <w:rPr>
            <w:rFonts w:hint="eastAsia"/>
            <w:sz w:val="20"/>
            <w:szCs w:val="20"/>
            <w:lang w:val="en-US" w:eastAsia="zh-CN"/>
          </w:rPr>
          <w:t xml:space="preserve"> </w:t>
        </w:r>
      </w:ins>
      <w:ins w:id="65" w:author="Qingzhe Wang" w:date="2026-10-06T17:02:00Z" w16du:dateUtc="2026-10-06T22:02:00Z">
        <w:r w:rsidR="00963B90">
          <w:rPr>
            <w:rFonts w:hint="eastAsia"/>
            <w:sz w:val="20"/>
            <w:szCs w:val="20"/>
            <w:lang w:val="en-US" w:eastAsia="zh-CN"/>
          </w:rPr>
          <w:t>One critical assumption we made is that the facilitative responses are highly local</w:t>
        </w:r>
      </w:ins>
      <w:ins w:id="66" w:author="Qingzhe Wang" w:date="2026-10-06T17:03:00Z" w16du:dateUtc="2026-10-06T22:03:00Z">
        <w:r w:rsidR="00963B90">
          <w:rPr>
            <w:rFonts w:hint="eastAsia"/>
            <w:sz w:val="20"/>
            <w:szCs w:val="20"/>
            <w:lang w:val="en-US" w:eastAsia="zh-CN"/>
          </w:rPr>
          <w:t xml:space="preserve"> </w:t>
        </w:r>
      </w:ins>
      <w:ins w:id="67" w:author="Qingzhe Wang" w:date="2026-10-06T17:07:00Z" w16du:dateUtc="2026-10-06T22:07:00Z">
        <w:r w:rsidR="00963B90">
          <w:rPr>
            <w:sz w:val="20"/>
            <w:szCs w:val="20"/>
            <w:lang w:val="en-US" w:eastAsia="zh-CN"/>
          </w:rPr>
          <w:t>compared</w:t>
        </w:r>
      </w:ins>
      <w:ins w:id="68" w:author="Qingzhe Wang" w:date="2026-10-06T17:06:00Z" w16du:dateUtc="2026-10-06T22:06:00Z">
        <w:r w:rsidR="00963B90">
          <w:rPr>
            <w:rFonts w:hint="eastAsia"/>
            <w:sz w:val="20"/>
            <w:szCs w:val="20"/>
            <w:lang w:val="en-US" w:eastAsia="zh-CN"/>
          </w:rPr>
          <w:t xml:space="preserve"> to inhibitive diffusion </w:t>
        </w:r>
      </w:ins>
      <w:ins w:id="69" w:author="Qingzhe Wang" w:date="2026-10-06T17:03:00Z" w16du:dateUtc="2026-10-06T22:03:00Z">
        <w:r w:rsidR="00963B90">
          <w:rPr>
            <w:rFonts w:hint="eastAsia"/>
            <w:sz w:val="20"/>
            <w:szCs w:val="20"/>
            <w:lang w:val="en-US" w:eastAsia="zh-CN"/>
          </w:rPr>
          <w:t xml:space="preserve">and will not </w:t>
        </w:r>
      </w:ins>
      <w:ins w:id="70" w:author="Qingzhe Wang" w:date="2026-10-06T17:10:00Z" w16du:dateUtc="2026-10-06T22:10:00Z">
        <w:r w:rsidR="00747009">
          <w:rPr>
            <w:rFonts w:hint="eastAsia"/>
            <w:sz w:val="20"/>
            <w:szCs w:val="20"/>
            <w:lang w:val="en-US" w:eastAsia="zh-CN"/>
          </w:rPr>
          <w:t>change</w:t>
        </w:r>
      </w:ins>
      <w:ins w:id="71" w:author="Qingzhe Wang" w:date="2026-10-06T17:03:00Z" w16du:dateUtc="2026-10-06T22:03:00Z">
        <w:r w:rsidR="00963B90">
          <w:rPr>
            <w:rFonts w:hint="eastAsia"/>
            <w:sz w:val="20"/>
            <w:szCs w:val="20"/>
            <w:lang w:val="en-US" w:eastAsia="zh-CN"/>
          </w:rPr>
          <w:t xml:space="preserve"> with time</w:t>
        </w:r>
      </w:ins>
      <w:ins w:id="72" w:author="Qingzhe Wang" w:date="2026-10-06T17:04:00Z" w16du:dateUtc="2026-10-06T22:04:00Z">
        <w:r w:rsidR="00963B90">
          <w:rPr>
            <w:rFonts w:hint="eastAsia"/>
            <w:sz w:val="20"/>
            <w:szCs w:val="20"/>
            <w:lang w:val="en-US" w:eastAsia="zh-CN"/>
          </w:rPr>
          <w:t>, instead it captures the dominant coupling of</w:t>
        </w:r>
      </w:ins>
      <w:ins w:id="73" w:author="Qingzhe Wang" w:date="2026-10-06T17:05:00Z" w16du:dateUtc="2026-10-06T22:05:00Z">
        <w:r w:rsidR="00963B90">
          <w:rPr>
            <w:rFonts w:hint="eastAsia"/>
            <w:sz w:val="20"/>
            <w:szCs w:val="20"/>
            <w:lang w:val="en-US" w:eastAsia="zh-CN"/>
          </w:rPr>
          <w:t xml:space="preserve"> all promotional elements while avoiding co</w:t>
        </w:r>
      </w:ins>
      <w:ins w:id="74" w:author="Qingzhe Wang" w:date="2026-10-06T17:06:00Z" w16du:dateUtc="2026-10-06T22:06:00Z">
        <w:r w:rsidR="00963B90">
          <w:rPr>
            <w:rFonts w:hint="eastAsia"/>
            <w:sz w:val="20"/>
            <w:szCs w:val="20"/>
            <w:lang w:val="en-US" w:eastAsia="zh-CN"/>
          </w:rPr>
          <w:t xml:space="preserve">mputation cost of </w:t>
        </w:r>
      </w:ins>
      <w:ins w:id="75" w:author="Qingzhe Wang" w:date="2026-10-06T17:07:00Z" w16du:dateUtc="2026-10-06T22:07:00Z">
        <w:r w:rsidR="00963B90">
          <w:rPr>
            <w:sz w:val="20"/>
            <w:szCs w:val="20"/>
            <w:lang w:val="en-US" w:eastAsia="zh-CN"/>
          </w:rPr>
          <w:t>repeatedly</w:t>
        </w:r>
      </w:ins>
      <w:ins w:id="76" w:author="Qingzhe Wang" w:date="2026-10-06T17:06:00Z" w16du:dateUtc="2026-10-06T22:06:00Z">
        <w:r w:rsidR="00963B90">
          <w:rPr>
            <w:rFonts w:hint="eastAsia"/>
            <w:sz w:val="20"/>
            <w:szCs w:val="20"/>
            <w:lang w:val="en-US" w:eastAsia="zh-CN"/>
          </w:rPr>
          <w:t xml:space="preserve"> recalculating</w:t>
        </w:r>
      </w:ins>
      <w:ins w:id="77" w:author="Qingzhe Wang" w:date="2026-10-06T17:07:00Z" w16du:dateUtc="2026-10-06T22:07:00Z">
        <w:r w:rsidR="00963B90">
          <w:rPr>
            <w:rFonts w:hint="eastAsia"/>
            <w:sz w:val="20"/>
            <w:szCs w:val="20"/>
            <w:lang w:val="en-US" w:eastAsia="zh-CN"/>
          </w:rPr>
          <w:t xml:space="preserve"> the optical field as resin polymerizes.</w:t>
        </w:r>
      </w:ins>
    </w:p>
    <w:p w14:paraId="642486AF" w14:textId="06062E1B" w:rsidR="000F7524" w:rsidRDefault="13EBEEE3" w:rsidP="3DED0B5F">
      <w:pPr>
        <w:spacing w:after="120" w:line="240" w:lineRule="exact"/>
        <w:jc w:val="both"/>
        <w:rPr>
          <w:i/>
          <w:iCs/>
          <w:sz w:val="20"/>
          <w:szCs w:val="20"/>
          <w:lang w:val="en-US" w:eastAsia="ko-KR"/>
        </w:rPr>
      </w:pPr>
      <w:r w:rsidRPr="3DED0B5F">
        <w:rPr>
          <w:i/>
          <w:iCs/>
          <w:sz w:val="20"/>
          <w:szCs w:val="20"/>
          <w:lang w:val="en-US" w:eastAsia="ko-KR"/>
        </w:rPr>
        <w:t xml:space="preserve">B.2.2 </w:t>
      </w:r>
      <w:ins w:id="78" w:author="Qingzhe Wang" w:date="2026-10-06T12:26:00Z" w16du:dateUtc="2026-10-06T17:26:00Z">
        <w:r w:rsidR="00674826">
          <w:rPr>
            <w:rFonts w:hint="eastAsia"/>
            <w:i/>
            <w:iCs/>
            <w:sz w:val="20"/>
            <w:szCs w:val="20"/>
            <w:lang w:val="en-US" w:eastAsia="zh-CN"/>
          </w:rPr>
          <w:t xml:space="preserve">Kinetics-informed </w:t>
        </w:r>
        <w:r w:rsidR="00674826">
          <w:rPr>
            <w:i/>
            <w:iCs/>
            <w:sz w:val="20"/>
            <w:szCs w:val="20"/>
            <w:lang w:val="en-US" w:eastAsia="zh-CN"/>
          </w:rPr>
          <w:t>grayscale</w:t>
        </w:r>
        <w:r w:rsidR="00674826">
          <w:rPr>
            <w:rFonts w:hint="eastAsia"/>
            <w:i/>
            <w:iCs/>
            <w:sz w:val="20"/>
            <w:szCs w:val="20"/>
            <w:lang w:val="en-US" w:eastAsia="zh-CN"/>
          </w:rPr>
          <w:t xml:space="preserve"> inverse design</w:t>
        </w:r>
      </w:ins>
      <w:ins w:id="79" w:author="Qingzhe Wang" w:date="2026-10-06T12:27:00Z" w16du:dateUtc="2026-10-06T17:27:00Z">
        <w:r w:rsidR="00674826">
          <w:rPr>
            <w:rFonts w:hint="eastAsia"/>
            <w:i/>
            <w:iCs/>
            <w:sz w:val="20"/>
            <w:szCs w:val="20"/>
            <w:lang w:val="en-US" w:eastAsia="zh-CN"/>
          </w:rPr>
          <w:t xml:space="preserve"> </w:t>
        </w:r>
      </w:ins>
      <w:del w:id="80" w:author="Qingzhe Wang" w:date="2026-10-06T12:27:00Z" w16du:dateUtc="2026-10-06T17:27:00Z">
        <w:r w:rsidRPr="3DED0B5F" w:rsidDel="00674826">
          <w:rPr>
            <w:i/>
            <w:iCs/>
            <w:sz w:val="20"/>
            <w:szCs w:val="20"/>
            <w:lang w:val="en-US" w:eastAsia="ko-KR"/>
          </w:rPr>
          <w:delText>Optimization</w:delText>
        </w:r>
      </w:del>
      <w:del w:id="81" w:author="Qingzhe Wang" w:date="2026-10-06T14:54:00Z" w16du:dateUtc="2026-10-06T19:54:00Z">
        <w:r w:rsidRPr="3DED0B5F" w:rsidDel="00642A62">
          <w:rPr>
            <w:i/>
            <w:iCs/>
            <w:sz w:val="20"/>
            <w:szCs w:val="20"/>
            <w:lang w:val="en-US" w:eastAsia="ko-KR"/>
          </w:rPr>
          <w:delText xml:space="preserve"> Model</w:delText>
        </w:r>
      </w:del>
      <w:r w:rsidR="5496DC7D" w:rsidRPr="3DED0B5F">
        <w:rPr>
          <w:i/>
          <w:iCs/>
          <w:sz w:val="20"/>
          <w:szCs w:val="20"/>
          <w:lang w:val="en-US" w:eastAsia="ko-KR"/>
        </w:rPr>
        <w:t xml:space="preserve"> – Open-loop Static Control Projection</w:t>
      </w:r>
    </w:p>
    <w:p w14:paraId="62CA49DD" w14:textId="41CDB46E" w:rsidR="00A86465" w:rsidRDefault="00F1052C" w:rsidP="2FEE2662">
      <w:pPr>
        <w:spacing w:after="120" w:line="240" w:lineRule="exact"/>
        <w:jc w:val="both"/>
        <w:rPr>
          <w:sz w:val="20"/>
          <w:szCs w:val="20"/>
          <w:lang w:val="en-US" w:eastAsia="ko-KR"/>
        </w:rPr>
      </w:pPr>
      <w:r>
        <w:rPr>
          <w:sz w:val="20"/>
          <w:szCs w:val="20"/>
          <w:lang w:val="en-US" w:eastAsia="ko-KR"/>
        </w:rPr>
        <w:t>Optimization models can be built based o</w:t>
      </w:r>
      <w:r w:rsidR="005913F5">
        <w:rPr>
          <w:sz w:val="20"/>
          <w:szCs w:val="20"/>
          <w:lang w:val="en-US" w:eastAsia="ko-KR"/>
        </w:rPr>
        <w:t xml:space="preserve">n </w:t>
      </w:r>
      <w:r>
        <w:rPr>
          <w:sz w:val="20"/>
          <w:szCs w:val="20"/>
          <w:lang w:val="en-US" w:eastAsia="ko-KR"/>
        </w:rPr>
        <w:t>the simulation model</w:t>
      </w:r>
      <w:r w:rsidR="00093064">
        <w:rPr>
          <w:sz w:val="20"/>
          <w:szCs w:val="20"/>
          <w:lang w:val="en-US" w:eastAsia="ko-KR"/>
        </w:rPr>
        <w:t xml:space="preserve">, which </w:t>
      </w:r>
      <w:r w:rsidR="006E33B1">
        <w:rPr>
          <w:sz w:val="20"/>
          <w:szCs w:val="20"/>
          <w:lang w:val="en-US" w:eastAsia="ko-KR"/>
        </w:rPr>
        <w:t>can</w:t>
      </w:r>
      <w:r w:rsidR="005A1920">
        <w:rPr>
          <w:sz w:val="20"/>
          <w:szCs w:val="20"/>
          <w:lang w:val="en-US" w:eastAsia="ko-KR"/>
        </w:rPr>
        <w:t xml:space="preserve"> produce </w:t>
      </w:r>
      <w:r w:rsidR="00D74656">
        <w:rPr>
          <w:sz w:val="20"/>
          <w:szCs w:val="20"/>
          <w:lang w:val="en-US" w:eastAsia="ko-KR"/>
        </w:rPr>
        <w:t>one</w:t>
      </w:r>
      <w:r w:rsidR="005A1920">
        <w:rPr>
          <w:sz w:val="20"/>
          <w:szCs w:val="20"/>
          <w:lang w:val="en-US" w:eastAsia="ko-KR"/>
        </w:rPr>
        <w:t xml:space="preserve"> projected image per layer</w:t>
      </w:r>
      <w:r w:rsidR="007165FD">
        <w:rPr>
          <w:sz w:val="20"/>
          <w:szCs w:val="20"/>
          <w:lang w:val="en-US" w:eastAsia="ko-KR"/>
        </w:rPr>
        <w:t>, which we call ‘static’</w:t>
      </w:r>
      <w:r>
        <w:rPr>
          <w:sz w:val="20"/>
          <w:szCs w:val="20"/>
          <w:lang w:val="en-US" w:eastAsia="ko-KR"/>
        </w:rPr>
        <w:t xml:space="preserve">. </w:t>
      </w:r>
      <w:r w:rsidR="005E513E">
        <w:rPr>
          <w:sz w:val="20"/>
          <w:szCs w:val="20"/>
          <w:lang w:val="en-US" w:eastAsia="ko-KR"/>
        </w:rPr>
        <w:t>Existing literature can be classed into a few categories:</w:t>
      </w:r>
    </w:p>
    <w:p w14:paraId="033710BC" w14:textId="0BF3629B" w:rsidR="005E513E" w:rsidRDefault="005E513E" w:rsidP="005E513E">
      <w:pPr>
        <w:pStyle w:val="ListParagraph"/>
        <w:numPr>
          <w:ilvl w:val="0"/>
          <w:numId w:val="4"/>
        </w:numPr>
        <w:spacing w:after="120" w:line="240" w:lineRule="exact"/>
        <w:jc w:val="both"/>
        <w:rPr>
          <w:sz w:val="20"/>
          <w:szCs w:val="20"/>
          <w:lang w:val="en-US" w:eastAsia="ko-KR"/>
        </w:rPr>
      </w:pPr>
      <w:r>
        <w:rPr>
          <w:sz w:val="20"/>
          <w:szCs w:val="20"/>
          <w:lang w:val="en-US" w:eastAsia="ko-KR"/>
        </w:rPr>
        <w:t>Linear programming problems, which tend to be computationally expensive</w:t>
      </w:r>
      <w:r w:rsidR="0054474E">
        <w:rPr>
          <w:sz w:val="20"/>
          <w:szCs w:val="20"/>
          <w:lang w:val="en-US" w:eastAsia="ko-KR"/>
        </w:rPr>
        <w:t xml:space="preserve"> and </w:t>
      </w:r>
      <w:r w:rsidR="00B401E5">
        <w:rPr>
          <w:sz w:val="20"/>
          <w:szCs w:val="20"/>
          <w:lang w:val="en-US" w:eastAsia="ko-KR"/>
        </w:rPr>
        <w:t xml:space="preserve">require careful </w:t>
      </w:r>
      <w:r w:rsidR="0054474E">
        <w:rPr>
          <w:sz w:val="20"/>
          <w:szCs w:val="20"/>
          <w:lang w:val="en-US" w:eastAsia="ko-KR"/>
        </w:rPr>
        <w:t>represent</w:t>
      </w:r>
      <w:r w:rsidR="00B401E5">
        <w:rPr>
          <w:sz w:val="20"/>
          <w:szCs w:val="20"/>
          <w:lang w:val="en-US" w:eastAsia="ko-KR"/>
        </w:rPr>
        <w:t>ation of the problem</w:t>
      </w:r>
      <w:r w:rsidR="001B4CA7">
        <w:rPr>
          <w:sz w:val="20"/>
          <w:szCs w:val="20"/>
          <w:lang w:val="en-US" w:eastAsia="ko-KR"/>
        </w:rPr>
        <w:t xml:space="preserve"> </w:t>
      </w:r>
      <w:r w:rsidR="001B4CA7">
        <w:rPr>
          <w:sz w:val="20"/>
          <w:szCs w:val="20"/>
          <w:lang w:val="en-US" w:eastAsia="ko-KR"/>
        </w:rPr>
        <w:fldChar w:fldCharType="begin"/>
      </w:r>
      <w:r w:rsidR="00FA52DF">
        <w:rPr>
          <w:sz w:val="20"/>
          <w:szCs w:val="20"/>
          <w:lang w:val="en-US" w:eastAsia="ko-KR"/>
        </w:rPr>
        <w:instrText xml:space="preserve"> ADDIN ZOTERO_ITEM CSL_CITATION {"citationID":"yVCXYKSy","properties":{"unsorted":false,"formattedCitation":"\\super 6,16\\nosupersub{}","plainCitation":"6,16","noteIndex":0},"citationItems":[{"id":"fAj5OqOs/rY5CEJMN","uris":["http://zotero.org/users/19315591/items/EZBGKEA2"],"itemData":{"id":18,"type":"article-journal","container-title":"Additive Manufacturing","DOI":"https://doi.org/10.1016/j.addma.2025.104659","page":"104659","title":"Modeling and spatio-temporal optimization of grayscale digital light processing 3D-printed structures with photobleaching resins","volume":"99","author":[{"family":"Fan","given":"Xiru"},{"family":"Zhang","given":"Mengjie"},{"family":"Hu","given":"Liguo"},{"family":"Dong","given":"Le"},{"family":"Yu","given":"Qinghua"},{"family":"Zhang","given":"Biao"},{"family":"Zhou","given":"Kun"},{"family":"Wang","given":"Dong"}],"issued":{"date-parts":[["2025"]]}}},{"id":"fAj5OqOs/ITCTT5HV","uris":["http://zotero.org/users/19315591/items/GRSX27D7"],"itemData":{"id":19,"type":"article-journal","container-title":"Additive Manufacturing","DOI":"https://doi.org/10.1016/j.addma.2022.102954","page":"102954","title":"Improving the dimensional accuracy of micro parts 3D printed with projection-based continuous vat photopolymerization using a model-based grayscale optimization method","volume":"57","author":[{"family":"Guven","given":"Ego"},{"family":"Karpat","given":"Yigit"},{"family":"Cakmakci","given":"Melih"}],"issued":{"date-parts":[["2022"]]}}}],"schema":"https://github.com/citation-style-language/schema/raw/master/csl-citation.json"} </w:instrText>
      </w:r>
      <w:r w:rsidR="001B4CA7">
        <w:rPr>
          <w:sz w:val="20"/>
          <w:szCs w:val="20"/>
          <w:lang w:val="en-US" w:eastAsia="ko-KR"/>
        </w:rPr>
        <w:fldChar w:fldCharType="separate"/>
      </w:r>
      <w:r w:rsidR="001B4CA7" w:rsidRPr="001B4CA7">
        <w:rPr>
          <w:sz w:val="20"/>
          <w:vertAlign w:val="superscript"/>
        </w:rPr>
        <w:t>6,16</w:t>
      </w:r>
      <w:r w:rsidR="001B4CA7">
        <w:rPr>
          <w:sz w:val="20"/>
          <w:szCs w:val="20"/>
          <w:lang w:val="en-US" w:eastAsia="ko-KR"/>
        </w:rPr>
        <w:fldChar w:fldCharType="end"/>
      </w:r>
      <w:r w:rsidR="001B4CA7">
        <w:rPr>
          <w:sz w:val="20"/>
          <w:szCs w:val="20"/>
          <w:lang w:val="en-US" w:eastAsia="ko-KR"/>
        </w:rPr>
        <w:t xml:space="preserve"> </w:t>
      </w:r>
      <w:r w:rsidR="00B401E5">
        <w:rPr>
          <w:sz w:val="20"/>
          <w:szCs w:val="20"/>
          <w:lang w:val="en-US" w:eastAsia="ko-KR"/>
        </w:rPr>
        <w:t>.</w:t>
      </w:r>
    </w:p>
    <w:p w14:paraId="091A870A" w14:textId="2775F8E0" w:rsidR="005E513E" w:rsidRDefault="005E513E" w:rsidP="005E513E">
      <w:pPr>
        <w:pStyle w:val="ListParagraph"/>
        <w:numPr>
          <w:ilvl w:val="0"/>
          <w:numId w:val="4"/>
        </w:numPr>
        <w:spacing w:after="120" w:line="240" w:lineRule="exact"/>
        <w:jc w:val="both"/>
        <w:rPr>
          <w:sz w:val="20"/>
          <w:szCs w:val="20"/>
          <w:lang w:val="en-US" w:eastAsia="ko-KR"/>
        </w:rPr>
      </w:pPr>
      <w:r>
        <w:rPr>
          <w:sz w:val="20"/>
          <w:szCs w:val="20"/>
          <w:lang w:val="en-US" w:eastAsia="ko-KR"/>
        </w:rPr>
        <w:t>Neural networks</w:t>
      </w:r>
      <w:r w:rsidR="007E04B8">
        <w:rPr>
          <w:sz w:val="20"/>
          <w:szCs w:val="20"/>
          <w:lang w:val="en-US" w:eastAsia="ko-KR"/>
        </w:rPr>
        <w:t xml:space="preserve">, which </w:t>
      </w:r>
      <w:r w:rsidR="001A39AB">
        <w:rPr>
          <w:sz w:val="20"/>
          <w:szCs w:val="20"/>
          <w:lang w:val="en-US" w:eastAsia="ko-KR"/>
        </w:rPr>
        <w:t xml:space="preserve">might not be explicable, and </w:t>
      </w:r>
      <w:r w:rsidR="007E04B8">
        <w:rPr>
          <w:sz w:val="20"/>
          <w:szCs w:val="20"/>
          <w:lang w:val="en-US" w:eastAsia="ko-KR"/>
        </w:rPr>
        <w:t xml:space="preserve">require </w:t>
      </w:r>
      <w:r w:rsidR="00DB66C1">
        <w:rPr>
          <w:sz w:val="20"/>
          <w:szCs w:val="20"/>
          <w:lang w:val="en-US" w:eastAsia="ko-KR"/>
        </w:rPr>
        <w:t xml:space="preserve">training on </w:t>
      </w:r>
      <w:r w:rsidR="007E04B8">
        <w:rPr>
          <w:sz w:val="20"/>
          <w:szCs w:val="20"/>
          <w:lang w:val="en-US" w:eastAsia="ko-KR"/>
        </w:rPr>
        <w:t>a lot of data</w:t>
      </w:r>
      <w:r w:rsidR="002F4039">
        <w:rPr>
          <w:sz w:val="20"/>
          <w:szCs w:val="20"/>
          <w:lang w:val="en-US" w:eastAsia="ko-KR"/>
        </w:rPr>
        <w:t xml:space="preserve"> partially derived from experiments and</w:t>
      </w:r>
      <w:r w:rsidR="000B2BDF">
        <w:rPr>
          <w:sz w:val="20"/>
          <w:szCs w:val="20"/>
          <w:lang w:val="en-US" w:eastAsia="ko-KR"/>
        </w:rPr>
        <w:t xml:space="preserve"> </w:t>
      </w:r>
      <w:r w:rsidR="00782C7C">
        <w:rPr>
          <w:sz w:val="20"/>
          <w:szCs w:val="20"/>
          <w:lang w:val="en-US" w:eastAsia="ko-KR"/>
        </w:rPr>
        <w:t>partially</w:t>
      </w:r>
      <w:r w:rsidR="000B2BDF">
        <w:rPr>
          <w:sz w:val="20"/>
          <w:szCs w:val="20"/>
          <w:lang w:val="en-US" w:eastAsia="ko-KR"/>
        </w:rPr>
        <w:t xml:space="preserve"> </w:t>
      </w:r>
      <w:r w:rsidR="0054474E">
        <w:rPr>
          <w:sz w:val="20"/>
          <w:szCs w:val="20"/>
          <w:lang w:val="en-US" w:eastAsia="ko-KR"/>
        </w:rPr>
        <w:t>augment</w:t>
      </w:r>
      <w:r w:rsidR="00782C7C">
        <w:rPr>
          <w:sz w:val="20"/>
          <w:szCs w:val="20"/>
          <w:lang w:val="en-US" w:eastAsia="ko-KR"/>
        </w:rPr>
        <w:t>ed artificially</w:t>
      </w:r>
      <w:r w:rsidR="00404C96">
        <w:rPr>
          <w:sz w:val="20"/>
          <w:szCs w:val="20"/>
          <w:lang w:val="en-US" w:eastAsia="ko-KR"/>
        </w:rPr>
        <w:t xml:space="preserve"> </w:t>
      </w:r>
      <w:r w:rsidR="00404C96">
        <w:rPr>
          <w:sz w:val="20"/>
          <w:szCs w:val="20"/>
          <w:lang w:val="en-US" w:eastAsia="ko-KR"/>
        </w:rPr>
        <w:fldChar w:fldCharType="begin"/>
      </w:r>
      <w:r w:rsidR="00FA52DF">
        <w:rPr>
          <w:sz w:val="20"/>
          <w:szCs w:val="20"/>
          <w:lang w:val="en-US" w:eastAsia="ko-KR"/>
        </w:rPr>
        <w:instrText xml:space="preserve"> ADDIN ZOTERO_ITEM CSL_CITATION {"citationID":"wsZJYyEl","properties":{"unsorted":false,"formattedCitation":"\\super 20\\uc0\\u8211{}22\\nosupersub{}","plainCitation":"20–22","noteIndex":0},"citationItems":[{"id":"fAj5OqOs/YIneLlSE","uris":["http://zotero.org/users/19315591/items/TKKZLGBS"],"itemData":{"id":14,"type":"article-journal","container-title":"Materials &amp; Design","DOI":"https://doi.org/10.1016/j.matdes.2024.112978","page":"112978","title":"Enhancing the 3D printing fidelity of vat photopolymerization with machine learning-driven boundary prediction","volume":"241","author":[{"family":"Ma","given":"Yeting"},{"family":"Tian","given":"Zhennan"},{"family":"Wang","given":"Bixuan"},{"family":"Zhao","given":"Yongjie"},{"family":"Nie","given":"Yi"},{"family":"Wildman","given":"Ricky D"},{"family":"Li","given":"Haonan"},{"family":"He","given":"Yinfeng"}],"issued":{"date-parts":[["2024"]]}}},{"id":"fAj5OqOs/aD1Uo7Es","uris":["http://zotero.org/users/19315591/items/3WIQ9AV8"],"itemData":{"id":6,"type":"article-journal","abstract":"When using light-based three-dimensional (3D) printing methods to fabricate functional micro-devices, unwanted light scattering during the printing process is a significant challenge to achieve high-resolution fabrication. We report the use of a deep neural network (NN)-based machine learning (ML) technique to mitigate the scattering effect, where our NN was employed to study the highly sophisticated relationship between the input digital masks and their corresponding output 3D printed structures. Furthermore, the NN was used to model an inverse 3D printing process, where it took desired printed structures as inputs and subsequently generated grayscale digital masks that optimized the light exposure dose according to the desired structures’ local features. Verification results showed that using NN-generated digital masks yielded significant improvements in printing fidelity when compared with using masks identical to the desired structures.","container-title":"Journal of Manufacturing Science and Engineering","DOI":"10.1115/1.4046986","ISSN":"1087-1357","issue":"081002","journalAbbreviation":"Journal of Manufacturing Science and Engineering","title":"Mitigating Scattering Effects in Light-Based Three-Dimensional Printing Using Machine Learning","URL":"https://doi.org/10.1115/1.4046986","volume":"142","author":[{"family":"You","given":"Shangting"},{"family":"Guan","given":"Jiaao"},{"family":"Alido","given":"Jeffrey"},{"family":"Hwang","given":"Henry H."},{"family":"Yu","given":"Ronald"},{"family":"Kwe","given":"Leilani"},{"family":"Su","given":"Hao"},{"family":"Chen","given":"Shaochen"}],"accessed":{"date-parts":[["2026",2,10]]},"issued":{"date-parts":[["2020",5,14]]}}},{"id":"fAj5OqOs/cx35PWXb","uris":["http://zotero.org/users/19315591/items/8LB6NTEA"],"itemData":{"id":17,"type":"article-journal","container-title":"Biofabrication","DOI":"doi:10.1088/1758-5090/ac3b92","issue":"1","title":"Compensating the cell-induced light scattering effect in light-based bioprinting using deep learning","volume":"14","author":[{"family":"Guan","given":"Jiaao"},{"family":"You","given":"Shangting"},{"family":"Xiang","given":"Yi"},{"family":"Schimelman","given":"Jacob"},{"family":"Alido","given":"Jeffrey"},{"family":"Ma","given":"Xinyue"},{"family":"Tang","given":"Min"},{"family":"Chen","given":"Shaochen"}],"issued":{"date-parts":[["2022"]]}}}],"schema":"https://github.com/citation-style-language/schema/raw/master/csl-citation.json"} </w:instrText>
      </w:r>
      <w:r w:rsidR="00404C96">
        <w:rPr>
          <w:sz w:val="20"/>
          <w:szCs w:val="20"/>
          <w:lang w:val="en-US" w:eastAsia="ko-KR"/>
        </w:rPr>
        <w:fldChar w:fldCharType="separate"/>
      </w:r>
      <w:r w:rsidR="00404C96" w:rsidRPr="00404C96">
        <w:rPr>
          <w:sz w:val="20"/>
          <w:vertAlign w:val="superscript"/>
        </w:rPr>
        <w:t>20–22</w:t>
      </w:r>
      <w:r w:rsidR="00404C96">
        <w:rPr>
          <w:sz w:val="20"/>
          <w:szCs w:val="20"/>
          <w:lang w:val="en-US" w:eastAsia="ko-KR"/>
        </w:rPr>
        <w:fldChar w:fldCharType="end"/>
      </w:r>
      <w:r w:rsidR="001A39AB">
        <w:rPr>
          <w:sz w:val="20"/>
          <w:szCs w:val="20"/>
          <w:lang w:val="en-US" w:eastAsia="ko-KR"/>
        </w:rPr>
        <w:t xml:space="preserve"> </w:t>
      </w:r>
      <w:r w:rsidR="0087485A">
        <w:rPr>
          <w:sz w:val="20"/>
          <w:szCs w:val="20"/>
          <w:lang w:val="en-US" w:eastAsia="ko-KR"/>
        </w:rPr>
        <w:t>.</w:t>
      </w:r>
    </w:p>
    <w:p w14:paraId="4C99868C" w14:textId="3F90F02F" w:rsidR="000B2BDF" w:rsidRDefault="35AED259" w:rsidP="005E513E">
      <w:pPr>
        <w:pStyle w:val="ListParagraph"/>
        <w:numPr>
          <w:ilvl w:val="0"/>
          <w:numId w:val="4"/>
        </w:numPr>
        <w:spacing w:after="120" w:line="240" w:lineRule="exact"/>
        <w:jc w:val="both"/>
        <w:rPr>
          <w:sz w:val="20"/>
          <w:szCs w:val="20"/>
          <w:lang w:val="en-US" w:eastAsia="ko-KR"/>
        </w:rPr>
      </w:pPr>
      <w:r w:rsidRPr="3DED0B5F">
        <w:rPr>
          <w:sz w:val="20"/>
          <w:szCs w:val="20"/>
          <w:lang w:val="en-US" w:eastAsia="ko-KR"/>
        </w:rPr>
        <w:t>Bespoke models</w:t>
      </w:r>
      <w:r w:rsidR="2B69CB94" w:rsidRPr="3DED0B5F">
        <w:rPr>
          <w:sz w:val="20"/>
          <w:szCs w:val="20"/>
          <w:lang w:val="en-US" w:eastAsia="ko-KR"/>
        </w:rPr>
        <w:t>, which come with their own benefits and drawbacks</w:t>
      </w:r>
      <w:r w:rsidRPr="3DED0B5F">
        <w:rPr>
          <w:sz w:val="20"/>
          <w:szCs w:val="20"/>
          <w:lang w:val="en-US" w:eastAsia="ko-KR"/>
        </w:rPr>
        <w:t>.</w:t>
      </w:r>
      <w:r w:rsidR="58343EEF" w:rsidRPr="3DED0B5F">
        <w:rPr>
          <w:sz w:val="20"/>
          <w:szCs w:val="20"/>
          <w:lang w:val="en-US" w:eastAsia="ko-KR"/>
        </w:rPr>
        <w:t xml:space="preserve"> </w:t>
      </w:r>
      <w:r w:rsidR="000B2BDF" w:rsidRPr="3DED0B5F">
        <w:rPr>
          <w:sz w:val="20"/>
          <w:szCs w:val="20"/>
          <w:lang w:val="en-US" w:eastAsia="ko-KR"/>
        </w:rPr>
        <w:fldChar w:fldCharType="begin"/>
      </w:r>
      <w:r w:rsidR="00FA52DF">
        <w:rPr>
          <w:sz w:val="20"/>
          <w:szCs w:val="20"/>
          <w:lang w:val="en-US" w:eastAsia="ko-KR"/>
        </w:rPr>
        <w:instrText xml:space="preserve"> ADDIN ZOTERO_ITEM CSL_CITATION {"citationID":"cWKY4HWh","properties":{"unsorted":false,"formattedCitation":"\\super 23\\nosupersub{}","plainCitation":"23","noteIndex":0},"citationItems":[{"id":"fAj5OqOs/2uqPSwBD","uris":["http://zotero.org/users/19315591/items/XMUR5CXY"],"itemData":{"id":11,"type":"article-journal","abstract":"Abstract Digital light processing (DLP) is a widely used additive manufacturing technique for functional applications due to its high accuracy and print speeds. However, a variety of factors such as pixel size, motion stage resolution, optical focus, and chemical properties of the resin limit DLP's minimum resolution. Recently, research into locally varying light intensities has led to the emergence of grayscale DLP printing, which offers new capabilities including sub-pixel manipulation of the printed shape. Here, a methodology is developed to enhance accuracy beyond what is typically capable for a given projector resolution by using pixel-level grayscale control to create round features from sharp pixels. A numerical representation of the DLP pixel shape is developed to account for the effects of the incident light patterns. A reaction-diffusion model is then used to predict the printed shapes before and after grayscale enhancement. This model is used to determine the optimal pixel intensities to match a target shape. Finally, the minimum feature size allowed by the proposed method is explored. The promising results represent an important step forward in raising DLP printing to higher accuracy, which will allow the fabrication of functional and structural components with smaller features or smoother faces.","container-title":"Advanced Functional Materials","DOI":"10.1002/adfm.202213252","ISSN":"1616-301X","issue":"17","journalAbbreviation":"Advanced Functional Materials","note":"publisher: John Wiley &amp; Sons, Ltd","page":"2213252","title":"Pixel-Level Grayscale Manipulation to Improve Accuracy in Digital Light Processing 3D Printing","volume":"33","author":[{"family":"Montgomery","given":"S. Macrae"},{"family":"Demoly","given":"Frédéric"},{"family":"Zhou","given":"Kun"},{"family":"Qi","given":"H. Jerry"}],"issued":{"date-parts":[["2023",4,1]]}}}],"schema":"https://github.com/citation-style-language/schema/raw/master/csl-citation.json"} </w:instrText>
      </w:r>
      <w:r w:rsidR="000B2BDF" w:rsidRPr="3DED0B5F">
        <w:rPr>
          <w:sz w:val="20"/>
          <w:szCs w:val="20"/>
          <w:lang w:val="en-US" w:eastAsia="ko-KR"/>
        </w:rPr>
        <w:fldChar w:fldCharType="separate"/>
      </w:r>
      <w:r w:rsidR="00FA52DF" w:rsidRPr="00FA52DF">
        <w:rPr>
          <w:sz w:val="20"/>
          <w:vertAlign w:val="superscript"/>
        </w:rPr>
        <w:t>23</w:t>
      </w:r>
      <w:r w:rsidR="000B2BDF" w:rsidRPr="3DED0B5F">
        <w:rPr>
          <w:sz w:val="20"/>
          <w:szCs w:val="20"/>
          <w:lang w:val="en-US" w:eastAsia="ko-KR"/>
        </w:rPr>
        <w:fldChar w:fldCharType="end"/>
      </w:r>
      <w:r w:rsidRPr="3DED0B5F">
        <w:rPr>
          <w:sz w:val="20"/>
          <w:szCs w:val="20"/>
          <w:lang w:val="en-US" w:eastAsia="ko-KR"/>
        </w:rPr>
        <w:t xml:space="preserve"> </w:t>
      </w:r>
      <w:r w:rsidR="2B69CB94" w:rsidRPr="3DED0B5F">
        <w:rPr>
          <w:sz w:val="20"/>
          <w:szCs w:val="20"/>
          <w:lang w:val="en-US" w:eastAsia="ko-KR"/>
        </w:rPr>
        <w:t xml:space="preserve">did so but </w:t>
      </w:r>
      <w:r w:rsidR="1D54FBD2" w:rsidRPr="3DED0B5F">
        <w:rPr>
          <w:sz w:val="20"/>
          <w:szCs w:val="20"/>
          <w:lang w:val="en-US" w:eastAsia="ko-KR"/>
        </w:rPr>
        <w:t xml:space="preserve">generalized </w:t>
      </w:r>
      <w:r w:rsidR="56D74D8C" w:rsidRPr="3DED0B5F">
        <w:rPr>
          <w:sz w:val="20"/>
          <w:szCs w:val="20"/>
          <w:lang w:val="en-US" w:eastAsia="ko-KR"/>
        </w:rPr>
        <w:t xml:space="preserve">the blurring of one pixel sitting next to </w:t>
      </w:r>
      <w:r w:rsidR="1D54FBD2" w:rsidRPr="3DED0B5F">
        <w:rPr>
          <w:sz w:val="20"/>
          <w:szCs w:val="20"/>
          <w:lang w:val="en-US" w:eastAsia="ko-KR"/>
        </w:rPr>
        <w:t xml:space="preserve">just </w:t>
      </w:r>
      <w:r w:rsidR="56D74D8C" w:rsidRPr="3DED0B5F">
        <w:rPr>
          <w:sz w:val="20"/>
          <w:szCs w:val="20"/>
          <w:lang w:val="en-US" w:eastAsia="ko-KR"/>
        </w:rPr>
        <w:t>one other</w:t>
      </w:r>
      <w:r w:rsidR="74C85067" w:rsidRPr="3DED0B5F">
        <w:rPr>
          <w:sz w:val="20"/>
          <w:szCs w:val="20"/>
          <w:lang w:val="en-US" w:eastAsia="ko-KR"/>
        </w:rPr>
        <w:t>,</w:t>
      </w:r>
      <w:r w:rsidR="139509AA" w:rsidRPr="3DED0B5F">
        <w:rPr>
          <w:sz w:val="20"/>
          <w:szCs w:val="20"/>
          <w:lang w:val="en-US" w:eastAsia="ko-KR"/>
        </w:rPr>
        <w:t xml:space="preserve"> and is inapplicable to </w:t>
      </w:r>
      <w:r w:rsidR="2606CD05" w:rsidRPr="3DED0B5F">
        <w:rPr>
          <w:sz w:val="20"/>
          <w:szCs w:val="20"/>
          <w:lang w:val="en-US" w:eastAsia="ko-KR"/>
        </w:rPr>
        <w:t>blurring over two or more pixels</w:t>
      </w:r>
      <w:r w:rsidR="1D54FBD2" w:rsidRPr="3DED0B5F">
        <w:rPr>
          <w:sz w:val="20"/>
          <w:szCs w:val="20"/>
          <w:lang w:val="en-US" w:eastAsia="ko-KR"/>
        </w:rPr>
        <w:t>.</w:t>
      </w:r>
      <w:r w:rsidR="361BA1A9" w:rsidRPr="3DED0B5F">
        <w:rPr>
          <w:sz w:val="20"/>
          <w:szCs w:val="20"/>
          <w:lang w:val="en-US" w:eastAsia="ko-KR"/>
        </w:rPr>
        <w:t xml:space="preserve"> </w:t>
      </w:r>
      <w:r w:rsidR="000B2BDF" w:rsidRPr="3DED0B5F">
        <w:rPr>
          <w:sz w:val="20"/>
          <w:szCs w:val="20"/>
          <w:lang w:val="en-US" w:eastAsia="ko-KR"/>
        </w:rPr>
        <w:fldChar w:fldCharType="begin"/>
      </w:r>
      <w:r w:rsidR="00FA52DF">
        <w:rPr>
          <w:sz w:val="20"/>
          <w:szCs w:val="20"/>
          <w:lang w:val="en-US" w:eastAsia="ko-KR"/>
        </w:rPr>
        <w:instrText xml:space="preserve"> ADDIN ZOTERO_ITEM CSL_CITATION {"citationID":"Bhe4FPfN","properties":{"unsorted":false,"formattedCitation":"\\super 17\\nosupersub{}","plainCitation":"17","noteIndex":0},"citationItems":[{"id":"fAj5OqOs/zqmRgSWb","uris":["http://zotero.org/users/19315591/items/LXX47FGX"],"itemData":{"id":5,"type":"article-journal","abstract":"Digital light processing (DLP)-based printing system equipped with ultraviolet (UV) source has been used to fabricate user-defined complex structures for biomedical applications. For printing large-scale structure, improving the structural consistency remains a challenge owing to the non-uniformly distributed UV light. Here, we present a multi-step exposure (MSE) method that takes advantage of a series of gradient digital masks to compensate the under-cured regions with additional UV exposure and eventually improve the surface flatness. First, for the established DLP-based printing system, the distribution of the UV power density is me asured and the relationship between the UV power density, exposure time and printing thickness are studied. The structure thickness can be calculated by the distribution of UV power density and exposure time. Then, the MSE method is proposed and an algorithm is customized to automatically modify the original mask into a series of gradient masks for MSE printing. Experimental validation was carried out by evaluating the morphologies of stripes printed without and with MSE. Printing of helix microfluidic chips revealed that the consistency of the channel thickness can be ensured by employing the MSE method. Thus, this MSE method for DLP-based printing is promising for printing large-scale structures with a consistent thickness and high resolution.","container-title":"Journal of Manufacturing Processes","DOI":"10.1016/j.jmapro.2019.02.013","ISSN":"1526-6125","journalAbbreviation":"Journal of Manufacturing Processes","page":"106-113","title":"Multi-step exposure method for improving structure flatness in digital light processing-based printing","volume":"39","author":[{"family":"Xue","given":"Dai"},{"family":"Wang","given":"Yancheng"},{"family":"Mei","given":"Deqing"}],"issued":{"date-parts":[["2019",3,1]]}}}],"schema":"https://github.com/citation-style-language/schema/raw/master/csl-citation.json"} </w:instrText>
      </w:r>
      <w:r w:rsidR="000B2BDF" w:rsidRPr="3DED0B5F">
        <w:rPr>
          <w:sz w:val="20"/>
          <w:szCs w:val="20"/>
          <w:lang w:val="en-US" w:eastAsia="ko-KR"/>
        </w:rPr>
        <w:fldChar w:fldCharType="separate"/>
      </w:r>
      <w:r w:rsidR="361BA1A9" w:rsidRPr="3DED0B5F">
        <w:rPr>
          <w:sz w:val="20"/>
          <w:szCs w:val="20"/>
          <w:vertAlign w:val="superscript"/>
        </w:rPr>
        <w:t>17</w:t>
      </w:r>
      <w:r w:rsidR="000B2BDF" w:rsidRPr="3DED0B5F">
        <w:rPr>
          <w:sz w:val="20"/>
          <w:szCs w:val="20"/>
          <w:lang w:val="en-US" w:eastAsia="ko-KR"/>
        </w:rPr>
        <w:fldChar w:fldCharType="end"/>
      </w:r>
      <w:r w:rsidR="1A17DC64" w:rsidRPr="3DED0B5F">
        <w:rPr>
          <w:sz w:val="20"/>
          <w:szCs w:val="20"/>
          <w:lang w:val="en-US" w:eastAsia="ko-KR"/>
        </w:rPr>
        <w:t xml:space="preserve"> optimized images using an assumption that projected light is lower than expected, but does not assume that projected light can be higher than expected (such as a dark pixel adjacent to a bright pixel).</w:t>
      </w:r>
      <w:r w:rsidR="4E89FC30" w:rsidRPr="3DED0B5F">
        <w:rPr>
          <w:sz w:val="20"/>
          <w:szCs w:val="20"/>
          <w:lang w:val="en-US" w:eastAsia="ko-KR"/>
        </w:rPr>
        <w:t xml:space="preserve"> </w:t>
      </w:r>
      <w:r w:rsidR="000B2BDF" w:rsidRPr="3DED0B5F">
        <w:rPr>
          <w:sz w:val="20"/>
          <w:szCs w:val="20"/>
          <w:lang w:val="en-US" w:eastAsia="ko-KR"/>
        </w:rPr>
        <w:fldChar w:fldCharType="begin"/>
      </w:r>
      <w:r w:rsidR="00FA52DF">
        <w:rPr>
          <w:sz w:val="20"/>
          <w:szCs w:val="20"/>
          <w:lang w:val="en-US" w:eastAsia="ko-KR"/>
        </w:rPr>
        <w:instrText xml:space="preserve"> ADDIN ZOTERO_ITEM CSL_CITATION {"citationID":"NR8B5ngr","properties":{"unsorted":false,"formattedCitation":"\\super 24\\nosupersub{}","plainCitation":"24","noteIndex":0},"citationItems":[{"id":"fAj5OqOs/IMfW7RyD","uris":["http://zotero.org/users/19315591/items/X3F63JPK"],"itemData":{"id":8,"type":"article-journal","abstract":"Compared to traditional vat photopolymerization 3D printing methods, pixel blending technique provides greater freedom in terms of user-defined lighting sources. Based on this technology, scientists have conducted research on 3D printing manufacturing for elastic materials, biologically inert materials, and materials with high transparency, making significant contributions to the fields of portable healthcare and specialty material processing. However, there has been a lack of a universal and simple algorithm to facilitate low-cost printing experiments for researchers not in the 3D printing industry. Here, we propose a mathematical approach based on morphology to simulate the light dose distribution and virtual visualization of parts produced using grayscale mask vat photopolymerization 3D printing technology. Based on this simulation, we develop an auto-correction method inspired by circle packing to modify the grayscale values of projection images, thereby improving the dimensional accuracy of printed devices. This method can significantly improve printing accuracy with just a single parameter adjustment. We conducted experimental validation of this method on a vat photopolymerization printer using common commercial resins, demonstrating its feasibility for printing high precision structures. The parameters utilized in this method are comparatively simpler to acquire compared to conventional techniques for obtaining optical parameters. For researchers in non-vat photopolymerization 3D printing industry, it is relatively user-friendly.","container-title":"Heliyon","DOI":"10.1016/j.heliyon.2024.e37051","ISSN":"2405-8440","issue":"17","journalAbbreviation":"Heliyon","page":"e37051","title":"A virtual visualization method for improving the manufacturing accuracy based VPP 3D printers","volume":"10","author":[{"family":"Yu","given":"Zhengdong"},{"family":"Miao","given":"Zhenyu"},{"family":"Liu","given":"Zuoyu"},{"family":"Yang","given":"Bohan"},{"family":"Zuo","given":"Tongxing"},{"family":"Li","given":"Xiangqin"},{"family":"Wang","given":"Huan"},{"family":"Liu","given":"Zhenyu"}],"issued":{"date-parts":[["2024",9,15]]}}}],"schema":"https://github.com/citation-style-language/schema/raw/master/csl-citation.json"} </w:instrText>
      </w:r>
      <w:r w:rsidR="000B2BDF" w:rsidRPr="3DED0B5F">
        <w:rPr>
          <w:sz w:val="20"/>
          <w:szCs w:val="20"/>
          <w:lang w:val="en-US" w:eastAsia="ko-KR"/>
        </w:rPr>
        <w:fldChar w:fldCharType="separate"/>
      </w:r>
      <w:r w:rsidR="00FA52DF" w:rsidRPr="00FA52DF">
        <w:rPr>
          <w:sz w:val="20"/>
          <w:vertAlign w:val="superscript"/>
        </w:rPr>
        <w:t>24</w:t>
      </w:r>
      <w:r w:rsidR="000B2BDF" w:rsidRPr="3DED0B5F">
        <w:rPr>
          <w:sz w:val="20"/>
          <w:szCs w:val="20"/>
          <w:lang w:val="en-US" w:eastAsia="ko-KR"/>
        </w:rPr>
        <w:fldChar w:fldCharType="end"/>
      </w:r>
      <w:r w:rsidR="4E89FC30" w:rsidRPr="3DED0B5F">
        <w:rPr>
          <w:sz w:val="20"/>
          <w:szCs w:val="20"/>
          <w:lang w:val="en-US" w:eastAsia="ko-KR"/>
        </w:rPr>
        <w:t xml:space="preserve"> used a bespoke circle-packing algorithm</w:t>
      </w:r>
      <w:r w:rsidR="5D8B825D" w:rsidRPr="3DED0B5F">
        <w:rPr>
          <w:sz w:val="20"/>
          <w:szCs w:val="20"/>
          <w:lang w:val="en-US" w:eastAsia="ko-KR"/>
        </w:rPr>
        <w:t>, but require</w:t>
      </w:r>
      <w:r w:rsidR="526C31B8" w:rsidRPr="3DED0B5F">
        <w:rPr>
          <w:sz w:val="20"/>
          <w:szCs w:val="20"/>
          <w:lang w:val="en-US" w:eastAsia="ko-KR"/>
        </w:rPr>
        <w:t>d</w:t>
      </w:r>
      <w:r w:rsidR="5D8B825D" w:rsidRPr="3DED0B5F">
        <w:rPr>
          <w:sz w:val="20"/>
          <w:szCs w:val="20"/>
          <w:lang w:val="en-US" w:eastAsia="ko-KR"/>
        </w:rPr>
        <w:t xml:space="preserve"> </w:t>
      </w:r>
      <w:r w:rsidR="4E3BD2C2" w:rsidRPr="3DED0B5F">
        <w:rPr>
          <w:sz w:val="20"/>
          <w:szCs w:val="20"/>
          <w:lang w:val="en-US" w:eastAsia="ko-KR"/>
        </w:rPr>
        <w:t>sub-divisions of pixels which can be computationally expensive.</w:t>
      </w:r>
    </w:p>
    <w:p w14:paraId="1E266FC0" w14:textId="4C34328A" w:rsidR="00F001ED" w:rsidRDefault="00F001ED" w:rsidP="00F001ED">
      <w:pPr>
        <w:pStyle w:val="ListParagraph"/>
        <w:numPr>
          <w:ilvl w:val="0"/>
          <w:numId w:val="4"/>
        </w:numPr>
        <w:spacing w:after="120" w:line="240" w:lineRule="exact"/>
        <w:jc w:val="both"/>
        <w:rPr>
          <w:sz w:val="20"/>
          <w:szCs w:val="20"/>
          <w:lang w:val="en-US" w:eastAsia="ko-KR"/>
        </w:rPr>
      </w:pPr>
      <w:r>
        <w:rPr>
          <w:sz w:val="20"/>
          <w:szCs w:val="20"/>
          <w:lang w:val="en-US" w:eastAsia="ko-KR"/>
        </w:rPr>
        <w:t xml:space="preserve">Direct optimization, which was achieved with reasonable success </w:t>
      </w:r>
      <w:r>
        <w:rPr>
          <w:sz w:val="20"/>
          <w:szCs w:val="20"/>
          <w:lang w:val="en-US" w:eastAsia="ko-KR"/>
        </w:rPr>
        <w:fldChar w:fldCharType="begin"/>
      </w:r>
      <w:r w:rsidR="00FA52DF">
        <w:rPr>
          <w:sz w:val="20"/>
          <w:szCs w:val="20"/>
          <w:lang w:val="en-US" w:eastAsia="ko-KR"/>
        </w:rPr>
        <w:instrText xml:space="preserve"> ADDIN ZOTERO_ITEM CSL_CITATION {"citationID":"wf9cDvEA","properties":{"unsorted":false,"formattedCitation":"\\super 18,25\\nosupersub{}","plainCitation":"18,25","noteIndex":0},"citationItems":[{"id":"fAj5OqOs/dMjNwhYP","uris":["http://zotero.org/users/19315591/items/SUMJYXP9"],"itemData":{"id":9,"type":"article-journal","container-title":"Journal of Manufacturing Science and Engineering-transactions of The Asme - J MANUF SCI ENG","DOI":"10.1115/1.4000416","journalAbbreviation":"Journal of Manufacturing Science and Engineering-transactions of The Asme - J MANUF SCI ENG","title":"Optimized Mask Image Projection for Solid Freeform Fabrication","volume":"131","author":[{"family":"Zhou","given":"Chi"},{"family":"Chen","given":"Yong"},{"family":"Waltz","given":"Richard"}],"issued":{"date-parts":[["2009",12,1]]}}},{"id":"fAj5OqOs/9mI1iwaO","uris":["http://zotero.org/users/19315591/items/64W6IBSK"],"itemData":{"id":3,"type":"article-journal","abstract":"Additive manufacturing (AM) processes based on mask image projection such as digital micro-mirror devices (DMD) have the potential to be fast and inexpensive. More and more research and commercial systems have been developed based on such digital devices. However, the accuracy and resolution of the related AM processes are constrained by the limited number of mirrors in a DMD. In this paper, a novel AM process based on the mask video projection has been presented. For each layer, a set of mask images instead of a single image are planned based on the principle of the optimized pixel blending. The planned images are then projected in synchronization with the small movement of the building platform. A mask image planning method has been presented for the formulated optimization problem. Experimental results have verified that the mask video projection process can significantly improve the accuracy and resolution of built components.","container-title":"Micro and Nano Manufacturing","DOI":"10.1016/j.jmapro.2011.10.002","ISSN":"1526-6125","issue":"2","journalAbbreviation":"Journal of Manufacturing Processes","page":"107-118","title":"Additive manufacturing based on optimized mask video projection for improved accuracy and resolution","volume":"14","author":[{"family":"Zhou","given":"Chi"},{"family":"Chen","given":"Yong"}],"issued":{"date-parts":[["2012",4,1]]}}}],"schema":"https://github.com/citation-style-language/schema/raw/master/csl-citation.json"} </w:instrText>
      </w:r>
      <w:r>
        <w:rPr>
          <w:sz w:val="20"/>
          <w:szCs w:val="20"/>
          <w:lang w:val="en-US" w:eastAsia="ko-KR"/>
        </w:rPr>
        <w:fldChar w:fldCharType="separate"/>
      </w:r>
      <w:r w:rsidR="00FA52DF" w:rsidRPr="00FA52DF">
        <w:rPr>
          <w:sz w:val="20"/>
          <w:vertAlign w:val="superscript"/>
        </w:rPr>
        <w:t>18,25</w:t>
      </w:r>
      <w:r>
        <w:rPr>
          <w:sz w:val="20"/>
          <w:szCs w:val="20"/>
          <w:lang w:val="en-US" w:eastAsia="ko-KR"/>
        </w:rPr>
        <w:fldChar w:fldCharType="end"/>
      </w:r>
      <w:r>
        <w:rPr>
          <w:sz w:val="20"/>
          <w:szCs w:val="20"/>
          <w:lang w:val="en-US" w:eastAsia="ko-KR"/>
        </w:rPr>
        <w:t xml:space="preserve"> . No training is required.</w:t>
      </w:r>
    </w:p>
    <w:p w14:paraId="5C50ADBF" w14:textId="77777777" w:rsidR="00F001ED" w:rsidRPr="00F001ED" w:rsidRDefault="00F001ED" w:rsidP="00F001ED">
      <w:pPr>
        <w:spacing w:after="120" w:line="240" w:lineRule="exact"/>
        <w:jc w:val="both"/>
        <w:rPr>
          <w:sz w:val="20"/>
          <w:szCs w:val="20"/>
          <w:lang w:val="en-US" w:eastAsia="zh-CN"/>
        </w:rPr>
      </w:pPr>
    </w:p>
    <w:p w14:paraId="73044F64" w14:textId="398F3611" w:rsidR="0D00FB18" w:rsidRDefault="0D00FB18" w:rsidP="3DED0B5F">
      <w:pPr>
        <w:spacing w:after="120" w:line="240" w:lineRule="exact"/>
        <w:jc w:val="both"/>
        <w:rPr>
          <w:ins w:id="82" w:author="Qingzhe Wang" w:date="2026-10-06T12:21:00Z" w16du:dateUtc="2026-10-06T17:21:00Z"/>
          <w:sz w:val="20"/>
          <w:szCs w:val="20"/>
          <w:lang w:val="en-US" w:eastAsia="ko-KR"/>
        </w:rPr>
      </w:pPr>
      <w:r w:rsidRPr="3DED0B5F">
        <w:rPr>
          <w:sz w:val="20"/>
          <w:szCs w:val="20"/>
          <w:lang w:val="en-US" w:eastAsia="ko-KR"/>
        </w:rPr>
        <w:t xml:space="preserve">We propose </w:t>
      </w:r>
      <w:r w:rsidR="62D07CDC" w:rsidRPr="3DED0B5F">
        <w:rPr>
          <w:sz w:val="20"/>
          <w:szCs w:val="20"/>
          <w:lang w:val="en-US" w:eastAsia="ko-KR"/>
        </w:rPr>
        <w:t xml:space="preserve">the use of </w:t>
      </w:r>
      <w:r w:rsidRPr="3DED0B5F">
        <w:rPr>
          <w:sz w:val="20"/>
          <w:szCs w:val="20"/>
          <w:lang w:val="en-US" w:eastAsia="ko-KR"/>
        </w:rPr>
        <w:t>direct optimization</w:t>
      </w:r>
      <w:r w:rsidR="78F9D048" w:rsidRPr="3DED0B5F">
        <w:rPr>
          <w:sz w:val="20"/>
          <w:szCs w:val="20"/>
          <w:lang w:val="en-US" w:eastAsia="ko-KR"/>
        </w:rPr>
        <w:t xml:space="preserve"> </w:t>
      </w:r>
      <w:r w:rsidR="1A74A7F0" w:rsidRPr="3DED0B5F">
        <w:rPr>
          <w:sz w:val="20"/>
          <w:szCs w:val="20"/>
          <w:lang w:val="en-US" w:eastAsia="ko-KR"/>
        </w:rPr>
        <w:t xml:space="preserve">for the </w:t>
      </w:r>
      <w:r w:rsidR="78F9D048" w:rsidRPr="3DED0B5F">
        <w:rPr>
          <w:sz w:val="20"/>
          <w:szCs w:val="20"/>
          <w:lang w:val="en-US" w:eastAsia="ko-KR"/>
        </w:rPr>
        <w:t>static optimization model</w:t>
      </w:r>
      <w:r w:rsidR="0FFDE876" w:rsidRPr="3DED0B5F">
        <w:rPr>
          <w:sz w:val="20"/>
          <w:szCs w:val="20"/>
          <w:lang w:val="en-US" w:eastAsia="ko-KR"/>
        </w:rPr>
        <w:t xml:space="preserve">, which we hypothesize is achievable given the advances in open-source machine learning frameworks and image processing software brought about by artificial intelligence, as well as the general increase in computational power available to consumer GPUs running such software. </w:t>
      </w:r>
      <w:r w:rsidR="51C6D38F" w:rsidRPr="3DED0B5F">
        <w:rPr>
          <w:sz w:val="20"/>
          <w:szCs w:val="20"/>
          <w:lang w:val="en-US" w:eastAsia="ko-KR"/>
        </w:rPr>
        <w:t>We hypothesize that o</w:t>
      </w:r>
      <w:r w:rsidR="0FFDE876" w:rsidRPr="3DED0B5F">
        <w:rPr>
          <w:sz w:val="20"/>
          <w:szCs w:val="20"/>
          <w:lang w:val="en-US" w:eastAsia="ko-KR"/>
        </w:rPr>
        <w:t>nly a few experimental runs are required to determine operational constants.</w:t>
      </w:r>
    </w:p>
    <w:p w14:paraId="1163DE4F" w14:textId="5D41429D" w:rsidR="00453DF9" w:rsidRPr="00FA52DF" w:rsidRDefault="00642A62" w:rsidP="3DED0B5F">
      <w:pPr>
        <w:spacing w:after="120" w:line="240" w:lineRule="exact"/>
        <w:jc w:val="both"/>
        <w:rPr>
          <w:sz w:val="20"/>
          <w:szCs w:val="20"/>
          <w:lang w:val="en-US" w:eastAsia="zh-CN"/>
        </w:rPr>
      </w:pPr>
      <w:ins w:id="83" w:author="Qingzhe Wang" w:date="2026-10-06T14:55:00Z" w16du:dateUtc="2026-10-06T19:55:00Z">
        <w:r>
          <w:rPr>
            <w:rFonts w:hint="eastAsia"/>
            <w:sz w:val="20"/>
            <w:szCs w:val="20"/>
            <w:lang w:val="en-US" w:eastAsia="zh-CN"/>
          </w:rPr>
          <w:t>We utilized a kinetics-informed grayscale inverse design approach to ca</w:t>
        </w:r>
      </w:ins>
      <w:ins w:id="84" w:author="Qingzhe Wang" w:date="2026-10-06T14:56:00Z" w16du:dateUtc="2026-10-06T19:56:00Z">
        <w:r>
          <w:rPr>
            <w:rFonts w:hint="eastAsia"/>
            <w:sz w:val="20"/>
            <w:szCs w:val="20"/>
            <w:lang w:val="en-US" w:eastAsia="zh-CN"/>
          </w:rPr>
          <w:t>lculate ideal g</w:t>
        </w:r>
      </w:ins>
      <w:ins w:id="85" w:author="Qingzhe Wang" w:date="2026-10-06T14:57:00Z" w16du:dateUtc="2026-10-06T19:57:00Z">
        <w:r>
          <w:rPr>
            <w:rFonts w:hint="eastAsia"/>
            <w:sz w:val="20"/>
            <w:szCs w:val="20"/>
            <w:lang w:val="en-US" w:eastAsia="zh-CN"/>
          </w:rPr>
          <w:t xml:space="preserve">rayscale value for each pixel and </w:t>
        </w:r>
        <w:r>
          <w:rPr>
            <w:sz w:val="20"/>
            <w:szCs w:val="20"/>
            <w:lang w:val="en-US" w:eastAsia="zh-CN"/>
          </w:rPr>
          <w:t>generate</w:t>
        </w:r>
        <w:r>
          <w:rPr>
            <w:rFonts w:hint="eastAsia"/>
            <w:sz w:val="20"/>
            <w:szCs w:val="20"/>
            <w:lang w:val="en-US" w:eastAsia="zh-CN"/>
          </w:rPr>
          <w:t xml:space="preserve"> </w:t>
        </w:r>
      </w:ins>
      <w:ins w:id="86" w:author="Qingzhe Wang" w:date="2026-10-06T14:56:00Z" w16du:dateUtc="2026-10-06T19:56:00Z">
        <w:r>
          <w:rPr>
            <w:rFonts w:hint="eastAsia"/>
            <w:sz w:val="20"/>
            <w:szCs w:val="20"/>
            <w:lang w:val="en-US" w:eastAsia="zh-CN"/>
          </w:rPr>
          <w:t xml:space="preserve">compensated mask from desired curing target. </w:t>
        </w:r>
      </w:ins>
      <w:ins w:id="87" w:author="Qingzhe Wang" w:date="2026-10-06T12:21:00Z" w16du:dateUtc="2026-10-06T17:21:00Z">
        <w:r w:rsidR="00674826">
          <w:rPr>
            <w:rFonts w:hint="eastAsia"/>
            <w:sz w:val="20"/>
            <w:szCs w:val="20"/>
            <w:lang w:val="en-US" w:eastAsia="zh-CN"/>
          </w:rPr>
          <w:t xml:space="preserve">Our optimization approach begins with a target curing pattern and </w:t>
        </w:r>
      </w:ins>
      <w:ins w:id="88" w:author="Qingzhe Wang" w:date="2026-10-06T12:22:00Z" w16du:dateUtc="2026-10-06T17:22:00Z">
        <w:r w:rsidR="00674826">
          <w:rPr>
            <w:rFonts w:hint="eastAsia"/>
            <w:sz w:val="20"/>
            <w:szCs w:val="20"/>
            <w:lang w:val="en-US" w:eastAsia="zh-CN"/>
          </w:rPr>
          <w:t>specified times at which that pattern should reach designed degree of cure (DoC).</w:t>
        </w:r>
      </w:ins>
      <w:ins w:id="89" w:author="Qingzhe Wang" w:date="2026-10-06T12:27:00Z" w16du:dateUtc="2026-10-06T17:27:00Z">
        <w:r w:rsidR="00620553">
          <w:rPr>
            <w:rFonts w:hint="eastAsia"/>
            <w:sz w:val="20"/>
            <w:szCs w:val="20"/>
            <w:lang w:val="en-US" w:eastAsia="zh-CN"/>
          </w:rPr>
          <w:t xml:space="preserve"> For </w:t>
        </w:r>
        <w:r w:rsidR="00620553">
          <w:rPr>
            <w:sz w:val="20"/>
            <w:szCs w:val="20"/>
            <w:lang w:val="en-US" w:eastAsia="zh-CN"/>
          </w:rPr>
          <w:t>each</w:t>
        </w:r>
        <w:r w:rsidR="00620553">
          <w:rPr>
            <w:rFonts w:hint="eastAsia"/>
            <w:sz w:val="20"/>
            <w:szCs w:val="20"/>
            <w:lang w:val="en-US" w:eastAsia="zh-CN"/>
          </w:rPr>
          <w:t xml:space="preserve"> </w:t>
        </w:r>
      </w:ins>
      <w:ins w:id="90" w:author="Qingzhe Wang" w:date="2026-10-06T12:28:00Z" w16du:dateUtc="2026-10-06T17:28:00Z">
        <w:r w:rsidR="00620553">
          <w:rPr>
            <w:rFonts w:hint="eastAsia"/>
            <w:sz w:val="20"/>
            <w:szCs w:val="20"/>
            <w:lang w:val="en-US" w:eastAsia="zh-CN"/>
          </w:rPr>
          <w:t>candidate grayscale</w:t>
        </w:r>
      </w:ins>
      <w:ins w:id="91" w:author="Qingzhe Wang" w:date="2026-10-06T13:24:00Z" w16du:dateUtc="2026-10-06T18:24:00Z">
        <w:r w:rsidR="000F6AEE">
          <w:rPr>
            <w:rFonts w:hint="eastAsia"/>
            <w:sz w:val="20"/>
            <w:szCs w:val="20"/>
            <w:lang w:val="en-US" w:eastAsia="zh-CN"/>
          </w:rPr>
          <w:t xml:space="preserve"> mask, the chemical model </w:t>
        </w:r>
        <w:r w:rsidR="000F6AEE">
          <w:rPr>
            <w:sz w:val="20"/>
            <w:szCs w:val="20"/>
            <w:lang w:val="en-US" w:eastAsia="zh-CN"/>
          </w:rPr>
          <w:t>predicts</w:t>
        </w:r>
        <w:r w:rsidR="000F6AEE">
          <w:rPr>
            <w:rFonts w:hint="eastAsia"/>
            <w:sz w:val="20"/>
            <w:szCs w:val="20"/>
            <w:lang w:val="en-US" w:eastAsia="zh-CN"/>
          </w:rPr>
          <w:t xml:space="preserve"> entire </w:t>
        </w:r>
        <w:r w:rsidR="000F6AEE">
          <w:rPr>
            <w:sz w:val="20"/>
            <w:szCs w:val="20"/>
            <w:lang w:val="en-US" w:eastAsia="zh-CN"/>
          </w:rPr>
          <w:t>spatial</w:t>
        </w:r>
        <w:r w:rsidR="000F6AEE">
          <w:rPr>
            <w:rFonts w:hint="eastAsia"/>
            <w:sz w:val="20"/>
            <w:szCs w:val="20"/>
            <w:lang w:val="en-US" w:eastAsia="zh-CN"/>
          </w:rPr>
          <w:t xml:space="preserve"> </w:t>
        </w:r>
      </w:ins>
      <w:ins w:id="92" w:author="Qingzhe Wang" w:date="2026-10-06T13:25:00Z" w16du:dateUtc="2026-10-06T18:25:00Z">
        <w:r w:rsidR="000F6AEE">
          <w:rPr>
            <w:sz w:val="20"/>
            <w:szCs w:val="20"/>
            <w:lang w:val="en-US" w:eastAsia="zh-CN"/>
          </w:rPr>
          <w:t>change</w:t>
        </w:r>
        <w:r w:rsidR="000F6AEE">
          <w:rPr>
            <w:rFonts w:hint="eastAsia"/>
            <w:sz w:val="20"/>
            <w:szCs w:val="20"/>
            <w:lang w:val="en-US" w:eastAsia="zh-CN"/>
          </w:rPr>
          <w:t xml:space="preserve"> within target time. A pixel-level loss function </w:t>
        </w:r>
      </w:ins>
      <w:ins w:id="93" w:author="Qingzhe Wang" w:date="2026-10-06T13:26:00Z" w16du:dateUtc="2026-10-06T18:26:00Z">
        <w:r w:rsidR="000F6AEE">
          <w:rPr>
            <w:sz w:val="20"/>
            <w:szCs w:val="20"/>
            <w:lang w:val="en-US" w:eastAsia="zh-CN"/>
          </w:rPr>
          <w:t>evaluates</w:t>
        </w:r>
        <w:r w:rsidR="000F6AEE">
          <w:rPr>
            <w:rFonts w:hint="eastAsia"/>
            <w:sz w:val="20"/>
            <w:szCs w:val="20"/>
            <w:lang w:val="en-US" w:eastAsia="zh-CN"/>
          </w:rPr>
          <w:t xml:space="preserve"> the differences between target </w:t>
        </w:r>
        <w:r w:rsidR="000F6AEE">
          <w:rPr>
            <w:sz w:val="20"/>
            <w:szCs w:val="20"/>
            <w:lang w:val="en-US" w:eastAsia="zh-CN"/>
          </w:rPr>
          <w:t>and</w:t>
        </w:r>
        <w:r w:rsidR="000F6AEE">
          <w:rPr>
            <w:rFonts w:hint="eastAsia"/>
            <w:sz w:val="20"/>
            <w:szCs w:val="20"/>
            <w:lang w:val="en-US" w:eastAsia="zh-CN"/>
          </w:rPr>
          <w:t xml:space="preserve"> </w:t>
        </w:r>
        <w:r w:rsidR="000F6AEE">
          <w:rPr>
            <w:sz w:val="20"/>
            <w:szCs w:val="20"/>
            <w:lang w:val="en-US" w:eastAsia="zh-CN"/>
          </w:rPr>
          <w:t>prediction</w:t>
        </w:r>
        <w:r w:rsidR="000F6AEE">
          <w:rPr>
            <w:rFonts w:hint="eastAsia"/>
            <w:sz w:val="20"/>
            <w:szCs w:val="20"/>
            <w:lang w:val="en-US" w:eastAsia="zh-CN"/>
          </w:rPr>
          <w:t>.</w:t>
        </w:r>
      </w:ins>
      <w:ins w:id="94" w:author="Qingzhe Wang" w:date="2026-10-06T14:57:00Z" w16du:dateUtc="2026-10-06T19:57:00Z">
        <w:r>
          <w:rPr>
            <w:rFonts w:hint="eastAsia"/>
            <w:sz w:val="20"/>
            <w:szCs w:val="20"/>
            <w:lang w:val="en-US" w:eastAsia="zh-CN"/>
          </w:rPr>
          <w:t xml:space="preserve"> </w:t>
        </w:r>
      </w:ins>
      <w:ins w:id="95" w:author="Qingzhe Wang" w:date="2026-10-06T13:28:00Z" w16du:dateUtc="2026-10-06T18:28:00Z">
        <w:r w:rsidR="000F6AEE">
          <w:rPr>
            <w:rFonts w:hint="eastAsia"/>
            <w:sz w:val="20"/>
            <w:szCs w:val="20"/>
            <w:lang w:val="en-US" w:eastAsia="zh-CN"/>
          </w:rPr>
          <w:t>Automatic diff</w:t>
        </w:r>
      </w:ins>
      <w:ins w:id="96" w:author="Qingzhe Wang" w:date="2026-10-06T13:29:00Z" w16du:dateUtc="2026-10-06T18:29:00Z">
        <w:r w:rsidR="000F6AEE">
          <w:rPr>
            <w:rFonts w:hint="eastAsia"/>
            <w:sz w:val="20"/>
            <w:szCs w:val="20"/>
            <w:lang w:val="en-US" w:eastAsia="zh-CN"/>
          </w:rPr>
          <w:t xml:space="preserve">erentiation </w:t>
        </w:r>
      </w:ins>
      <w:ins w:id="97" w:author="Qingzhe Wang" w:date="2026-10-06T14:58:00Z" w16du:dateUtc="2026-10-06T19:58:00Z">
        <w:r>
          <w:rPr>
            <w:rFonts w:hint="eastAsia"/>
            <w:sz w:val="20"/>
            <w:szCs w:val="20"/>
            <w:lang w:val="en-US" w:eastAsia="zh-CN"/>
          </w:rPr>
          <w:t>back propagates the error through the simulat</w:t>
        </w:r>
      </w:ins>
      <w:ins w:id="98" w:author="Qingzhe Wang" w:date="2026-10-06T14:59:00Z" w16du:dateUtc="2026-10-06T19:59:00Z">
        <w:r>
          <w:rPr>
            <w:rFonts w:hint="eastAsia"/>
            <w:sz w:val="20"/>
            <w:szCs w:val="20"/>
            <w:lang w:val="en-US" w:eastAsia="zh-CN"/>
          </w:rPr>
          <w:t xml:space="preserve">ion to </w:t>
        </w:r>
      </w:ins>
      <w:ins w:id="99" w:author="Qingzhe Wang" w:date="2026-10-06T15:02:00Z" w16du:dateUtc="2026-10-06T20:02:00Z">
        <w:r>
          <w:rPr>
            <w:sz w:val="20"/>
            <w:szCs w:val="20"/>
            <w:lang w:val="en-US" w:eastAsia="zh-CN"/>
          </w:rPr>
          <w:t>determine</w:t>
        </w:r>
      </w:ins>
      <w:ins w:id="100" w:author="Qingzhe Wang" w:date="2026-10-06T13:29:00Z" w16du:dateUtc="2026-10-06T18:29:00Z">
        <w:r w:rsidR="000F6AEE">
          <w:rPr>
            <w:rFonts w:hint="eastAsia"/>
            <w:sz w:val="20"/>
            <w:szCs w:val="20"/>
            <w:lang w:val="en-US" w:eastAsia="zh-CN"/>
          </w:rPr>
          <w:t xml:space="preserve"> how each projected pixel should change, and a gradient-momentum based optimi</w:t>
        </w:r>
      </w:ins>
      <w:ins w:id="101" w:author="Qingzhe Wang" w:date="2026-10-06T13:30:00Z" w16du:dateUtc="2026-10-06T18:30:00Z">
        <w:r w:rsidR="000F6AEE">
          <w:rPr>
            <w:rFonts w:hint="eastAsia"/>
            <w:sz w:val="20"/>
            <w:szCs w:val="20"/>
            <w:lang w:val="en-US" w:eastAsia="zh-CN"/>
          </w:rPr>
          <w:t>zer, Adam, updates the mask for next iteration</w:t>
        </w:r>
      </w:ins>
      <w:ins w:id="102" w:author="Qingzhe Wang" w:date="2026-10-06T14:59:00Z" w16du:dateUtc="2026-10-06T19:59:00Z">
        <w:r>
          <w:rPr>
            <w:rFonts w:hint="eastAsia"/>
            <w:sz w:val="20"/>
            <w:szCs w:val="20"/>
            <w:lang w:val="en-US" w:eastAsia="zh-CN"/>
          </w:rPr>
          <w:t xml:space="preserve"> until final err</w:t>
        </w:r>
      </w:ins>
      <w:ins w:id="103" w:author="Qingzhe Wang" w:date="2026-10-06T15:00:00Z" w16du:dateUtc="2026-10-06T20:00:00Z">
        <w:r>
          <w:rPr>
            <w:rFonts w:hint="eastAsia"/>
            <w:sz w:val="20"/>
            <w:szCs w:val="20"/>
            <w:lang w:val="en-US" w:eastAsia="zh-CN"/>
          </w:rPr>
          <w:t>or converges</w:t>
        </w:r>
      </w:ins>
      <w:ins w:id="104" w:author="Qingzhe Wang" w:date="2026-10-06T13:30:00Z" w16du:dateUtc="2026-10-06T18:30:00Z">
        <w:r w:rsidR="000F6AEE">
          <w:rPr>
            <w:rFonts w:hint="eastAsia"/>
            <w:sz w:val="20"/>
            <w:szCs w:val="20"/>
            <w:lang w:val="en-US" w:eastAsia="zh-CN"/>
          </w:rPr>
          <w:t>.</w:t>
        </w:r>
      </w:ins>
      <w:ins w:id="105" w:author="Qingzhe Wang" w:date="2026-10-06T13:31:00Z" w16du:dateUtc="2026-10-06T18:31:00Z">
        <w:r w:rsidR="000F6AEE">
          <w:rPr>
            <w:rFonts w:hint="eastAsia"/>
            <w:sz w:val="20"/>
            <w:szCs w:val="20"/>
            <w:lang w:val="en-US" w:eastAsia="zh-CN"/>
          </w:rPr>
          <w:t xml:space="preserve"> T</w:t>
        </w:r>
      </w:ins>
      <w:ins w:id="106" w:author="Qingzhe Wang" w:date="2026-10-06T15:00:00Z" w16du:dateUtc="2026-10-06T20:00:00Z">
        <w:r>
          <w:rPr>
            <w:rFonts w:hint="eastAsia"/>
            <w:sz w:val="20"/>
            <w:szCs w:val="20"/>
            <w:lang w:val="en-US" w:eastAsia="zh-CN"/>
          </w:rPr>
          <w:t xml:space="preserve">hus, our model can output one </w:t>
        </w:r>
      </w:ins>
      <w:ins w:id="107" w:author="Qingzhe Wang" w:date="2026-10-06T15:01:00Z" w16du:dateUtc="2026-10-06T20:01:00Z">
        <w:r>
          <w:rPr>
            <w:sz w:val="20"/>
            <w:szCs w:val="20"/>
            <w:lang w:val="en-US" w:eastAsia="zh-CN"/>
          </w:rPr>
          <w:t>specifically</w:t>
        </w:r>
        <w:r>
          <w:rPr>
            <w:rFonts w:hint="eastAsia"/>
            <w:sz w:val="20"/>
            <w:szCs w:val="20"/>
            <w:lang w:val="en-US" w:eastAsia="zh-CN"/>
          </w:rPr>
          <w:t xml:space="preserve"> optimized mask </w:t>
        </w:r>
        <w:r>
          <w:rPr>
            <w:sz w:val="20"/>
            <w:szCs w:val="20"/>
            <w:lang w:val="en-US" w:eastAsia="zh-CN"/>
          </w:rPr>
          <w:t xml:space="preserve">for </w:t>
        </w:r>
        <w:r>
          <w:rPr>
            <w:rFonts w:hint="eastAsia"/>
            <w:sz w:val="20"/>
            <w:szCs w:val="20"/>
            <w:lang w:val="en-US" w:eastAsia="zh-CN"/>
          </w:rPr>
          <w:t xml:space="preserve">single pattern without </w:t>
        </w:r>
      </w:ins>
      <w:r w:rsidR="00FA52DF">
        <w:rPr>
          <w:sz w:val="20"/>
          <w:szCs w:val="20"/>
          <w:lang w:val="en-US" w:eastAsia="zh-CN"/>
        </w:rPr>
        <w:fldChar w:fldCharType="begin"/>
      </w:r>
      <w:r w:rsidR="00FA52DF">
        <w:rPr>
          <w:sz w:val="20"/>
          <w:szCs w:val="20"/>
          <w:lang w:val="en-US" w:eastAsia="zh-CN"/>
        </w:rPr>
        <w:instrText xml:space="preserve"> ADDIN ZOTERO_ITEM CSL_CITATION {"citationID":"RRhMPKcl","properties":{"unsorted":false,"formattedCitation":"\\super 20,26,27\\nosupersub{}","plainCitation":"20,26,27","noteIndex":0},"citationItems":[{"id":"fAj5OqOs/YIneLlSE","uris":["http://zotero.org/users/19315591/items/TKKZLGBS"],"itemData":{"id":"fAj5OqOs/YIneLlSE","type":"article-journal","container-title":"Materials &amp; Design","DOI":"https://doi.org/10.1016/j.matdes.2024.112978","page":"112978","title":"Enhancing the 3D printing fidelity of vat photopolymerization with machine learning-driven boundary prediction","volume":"241","author":[{"family":"Ma","given":"Yeting"},{"family":"Tian","given":"Zhennan"},{"family":"Wang","given":"Bixuan"},{"family":"Zhao","given":"Yongjie"},{"family":"Nie","given":"Yi"},{"family":"Wildman","given":"Ricky D"},{"family":"Li","given":"Haonan"},{"family":"He","given":"Yinfeng"}],"issued":{"date-parts":[["2024"]]}}},{"id":1074,"uris":["http://zotero.org/groups/6375575/items/9BHFUNXR"],"itemData":{"id":1074,"type":"article-journal","abstract":"Additive manufacturing technology, specifically digital light processing (DLP) based vat photopolymerization (VPP), is extensively employed for fabricating complex constructs. Nevertheless, the accuracy of DLP-VPP is hindered by challenges such as light diffraction during propagation and light penetration along the exposure axis within the photopolymeric resin. To mitigate these issues, regulating the grayscale of projected mask images offers a reliable approach to reduce undesired curing. In this study, we introduce a voxel-based multilayer solidification model to predict the exposure dose distribution of printed parts. Based on this model, we propose a pixel-level grayscale optimization method using the gradient descent technique. This method allows us to control the accumulated exposure dose of each voxel by modifying the grayscale of individual pixels in the projected mask images, thereby improving the accuracy of the printed parts. To validate our optimization method, we conducted a series of experiments involving the printing of four representative structures using both the traditional method and our proposed optimization method. The results demonstrate that the structures produced using our optimization method exhibit superior consistency with the target geometry. This indicates a significant improvement in accuracy achieved through our optimization technique. Furthermore, our optimization method has successfully enabled the fabrication of microchannels that are previously unattainable using traditional method. This achievement highlights the immense potential of our optimization method in the realm of printing microchannels.","container-title":"Additive Manufacturing","DOI":"10.1016/j.addma.2024.104257","ISSN":"22148604","journalAbbreviation":"Additive Manufacturing","language":"en","page":"104257","source":"DOI.org (Crossref)","title":"Optimize projected mask images for improving three-dimensional printing accuracy for digital light processing based vat photopolymerization","volume":"88","author":[{"family":"Wang","given":"Yifan"},{"family":"Zhang","given":"Yanan"},{"family":"Liang","given":"Haiyi"},{"family":"Sun","given":"Xingyue"}],"issued":{"date-parts":[["2024",5]]}}},{"id":847,"uris":["http://zotero.org/users/18643831/items/2CA9Q4NY"],"itemData":{"id":847,"type":"article-journal","abstract":"Data-driven U-net machine learning (ML) models, including the pix2pix conditional generative adversarial network (cGAN), are shown to predict 3D printed voxel geometry in digital light processing (DLP) additive manufacturing. A confocal microscopy-based workflow allows for the high-throughput acquisition of data on thousands of voxel interactions arising from randomly gray-scaled digital photomasks. Validation between prints and predictions shows accurate predictions with sub-pixel scale resolution. The trained cGAN performs virtual DLP experiments such as feature size-dependent cure depth, anti-aliasing, and sub-pixel geometry control. The pix2pix model is also applicable to larger masks than it is trained on. To this end, the model can qualitatively inform layer-scale and voxel-scale print failures in real 3D-printed parts. Overall, machine learning models and the data-driven methodology, exemplified by U-nets and cGANs, show considerable promise for predicting and correcting photomasks to achieve increased precision in DLP additive manufacturing.","container-title":"Small","DOI":"10.1002/smll.202301987","ISSN":"1613-6829","issue":"50","language":"en","page":"2301987","source":"Wiley Online Library","title":"A Data-Driven Approach to Complex Voxel Predictions in Grayscale Digital Light Processing Additive Manufacturing Using U-Nets and Generative Adversarial Networks","volume":"19","author":[{"family":"Killgore","given":"Jason P."},{"family":"Kolibaba","given":"Thomas J."},{"family":"Caplins","given":"Benjamin W."},{"family":"Higgins","given":"Callie I."},{"family":"Rezac","given":"Jacob D."}],"issued":{"date-parts":[["2023"]]}}}],"schema":"https://github.com/citation-style-language/schema/raw/master/csl-citation.json"} </w:instrText>
      </w:r>
      <w:r w:rsidR="00FA52DF">
        <w:rPr>
          <w:sz w:val="20"/>
          <w:szCs w:val="20"/>
          <w:lang w:val="en-US" w:eastAsia="zh-CN"/>
        </w:rPr>
        <w:fldChar w:fldCharType="separate"/>
      </w:r>
      <w:r w:rsidR="00FA52DF" w:rsidRPr="00FA52DF">
        <w:rPr>
          <w:sz w:val="20"/>
          <w:vertAlign w:val="superscript"/>
        </w:rPr>
        <w:t>20,26,27</w:t>
      </w:r>
      <w:r w:rsidR="00FA52DF">
        <w:rPr>
          <w:sz w:val="20"/>
          <w:szCs w:val="20"/>
          <w:lang w:val="en-US" w:eastAsia="zh-CN"/>
        </w:rPr>
        <w:fldChar w:fldCharType="end"/>
      </w:r>
      <w:del w:id="108" w:author="Qingzhe Wang" w:date="2026-10-06T15:07:00Z" w16du:dateUtc="2026-10-06T20:07:00Z">
        <w:r w:rsidR="00FA52DF" w:rsidDel="00FA52DF">
          <w:rPr>
            <w:sz w:val="20"/>
            <w:szCs w:val="20"/>
            <w:vertAlign w:val="superscript"/>
            <w:lang w:val="en-US" w:eastAsia="zh-CN"/>
          </w:rPr>
          <w:fldChar w:fldCharType="begin"/>
        </w:r>
        <w:r w:rsidR="00FA52DF" w:rsidDel="00FA52DF">
          <w:rPr>
            <w:sz w:val="20"/>
            <w:szCs w:val="20"/>
            <w:vertAlign w:val="superscript"/>
            <w:lang w:val="en-US" w:eastAsia="zh-CN"/>
          </w:rPr>
          <w:delInstrText xml:space="preserve"> ADDIN ZOTERO_ITEM CSL_CITATION {"citationID":"igO7uROy","properties":{"unsorted":false,"formattedCitation":"\\super 26\\nosupersub{}","plainCitation":"26","noteIndex":0},"citationItems":[{"id":1074,"uris":["http://zotero.org/groups/6375575/items/9BHFUNXR"],"itemData":{"id":1074,"type":"article-journal","abstract":"Additive manufacturing technology, specifically digital light processing (DLP) based vat photopolymerization (VPP), is extensively employed for fabricating complex constructs. Nevertheless, the accuracy of DLP-VPP is hindered by challenges such as light diffraction during propagation and light penetration along the exposure axis within the photopolymeric resin. To mitigate these issues, regulating the grayscale of projected mask images offers a reliable approach to reduce undesired curing. In this study, we introduce a voxel-based multilayer solidification model to predict the exposure dose distribution of printed parts. Based on this model, we propose a pixel-level grayscale optimization method using the gradient descent technique. This method allows us to control the accumulated exposure dose of each voxel by modifying the grayscale of individual pixels in the projected mask images, thereby improving the accuracy of the printed parts. To validate our optimization method, we conducted a series of experiments involving the printing of four representative structures using both the traditional method and our proposed optimization method. The results demonstrate that the structures produced using our optimization method exhibit superior consistency with the target geometry. This indicates a significant improvement in accuracy achieved through our optimization technique. Furthermore, our optimization method has successfully enabled the fabrication of microchannels that are previously unattainable using traditional method. This achievement highlights the immense potential of our optimization method in the realm of printing microchannels.","container-title":"Additive Manufacturing","DOI":"10.1016/j.addma.2024.104257","ISSN":"22148604","journalAbbreviation":"Additive Manufacturing","language":"en","page":"104257","source":"DOI.org (Crossref)","title":"Optimize projected mask images for improving three-dimensional printing accuracy for digital light processing based vat photopolymerization","volume":"88","author":[{"family":"Wang","given":"Yifan"},{"family":"Zhang","given":"Yanan"},{"family":"Liang","given":"Haiyi"},{"family":"Sun","given":"Xingyue"}],"issued":{"date-parts":[["2024",5]]}}}],"schema":"https://github.com/citation-style-language/schema/raw/master/csl-citation.json"} </w:delInstrText>
        </w:r>
        <w:r w:rsidR="00FA52DF" w:rsidDel="00FA52DF">
          <w:rPr>
            <w:sz w:val="20"/>
            <w:szCs w:val="20"/>
            <w:vertAlign w:val="superscript"/>
            <w:lang w:val="en-US" w:eastAsia="zh-CN"/>
          </w:rPr>
          <w:fldChar w:fldCharType="separate"/>
        </w:r>
        <w:r w:rsidR="00FA52DF" w:rsidRPr="00FA52DF" w:rsidDel="00FA52DF">
          <w:rPr>
            <w:sz w:val="20"/>
            <w:vertAlign w:val="superscript"/>
          </w:rPr>
          <w:delText>26</w:delText>
        </w:r>
        <w:r w:rsidR="00FA52DF" w:rsidDel="00FA52DF">
          <w:rPr>
            <w:sz w:val="20"/>
            <w:szCs w:val="20"/>
            <w:vertAlign w:val="superscript"/>
            <w:lang w:val="en-US" w:eastAsia="zh-CN"/>
          </w:rPr>
          <w:fldChar w:fldCharType="end"/>
        </w:r>
      </w:del>
      <w:ins w:id="109" w:author="Qingzhe Wang" w:date="2026-10-06T15:11:00Z" w16du:dateUtc="2026-10-06T20:11:00Z">
        <w:r w:rsidR="00FA52DF">
          <w:rPr>
            <w:rFonts w:hint="eastAsia"/>
            <w:sz w:val="20"/>
            <w:szCs w:val="20"/>
            <w:lang w:val="en-US" w:eastAsia="zh-CN"/>
          </w:rPr>
          <w:t xml:space="preserve">. </w:t>
        </w:r>
      </w:ins>
    </w:p>
    <w:p w14:paraId="3AEBD12C" w14:textId="02B8D369" w:rsidR="14650F27" w:rsidRDefault="14650F27" w:rsidP="3DED0B5F">
      <w:pPr>
        <w:spacing w:after="120" w:line="240" w:lineRule="exact"/>
        <w:jc w:val="both"/>
        <w:rPr>
          <w:i/>
          <w:iCs/>
          <w:sz w:val="20"/>
          <w:szCs w:val="20"/>
          <w:lang w:val="en-US" w:eastAsia="ko-KR"/>
        </w:rPr>
      </w:pPr>
      <w:r w:rsidRPr="3DED0B5F">
        <w:rPr>
          <w:i/>
          <w:iCs/>
          <w:sz w:val="20"/>
          <w:szCs w:val="20"/>
          <w:lang w:val="en-US" w:eastAsia="ko-KR"/>
        </w:rPr>
        <w:t xml:space="preserve">B.2.3 </w:t>
      </w:r>
      <w:r w:rsidR="00175ED6" w:rsidRPr="3DED0B5F">
        <w:rPr>
          <w:i/>
          <w:iCs/>
          <w:sz w:val="20"/>
          <w:szCs w:val="20"/>
          <w:lang w:val="en-US" w:eastAsia="ko-KR"/>
        </w:rPr>
        <w:t>O</w:t>
      </w:r>
      <w:r w:rsidR="6E7787BE" w:rsidRPr="3DED0B5F">
        <w:rPr>
          <w:i/>
          <w:iCs/>
          <w:sz w:val="20"/>
          <w:szCs w:val="20"/>
          <w:lang w:val="en-US" w:eastAsia="ko-KR"/>
        </w:rPr>
        <w:t>pt</w:t>
      </w:r>
      <w:r w:rsidR="00175ED6" w:rsidRPr="3DED0B5F">
        <w:rPr>
          <w:i/>
          <w:iCs/>
          <w:sz w:val="20"/>
          <w:szCs w:val="20"/>
          <w:lang w:val="en-US" w:eastAsia="ko-KR"/>
        </w:rPr>
        <w:t>imization Model – Open-loop Dynamic Control Projection</w:t>
      </w:r>
    </w:p>
    <w:p w14:paraId="6BB258A5" w14:textId="0675A7F0" w:rsidR="424D5761" w:rsidRDefault="424D5761" w:rsidP="3DED0B5F">
      <w:pPr>
        <w:spacing w:after="120" w:line="240" w:lineRule="exact"/>
        <w:jc w:val="both"/>
        <w:rPr>
          <w:sz w:val="20"/>
          <w:szCs w:val="20"/>
          <w:lang w:val="en-US" w:eastAsia="ko-KR"/>
        </w:rPr>
      </w:pPr>
      <w:r w:rsidRPr="3DED0B5F">
        <w:rPr>
          <w:sz w:val="20"/>
          <w:szCs w:val="20"/>
          <w:lang w:val="en-US" w:eastAsia="ko-KR"/>
        </w:rPr>
        <w:t>There are much fewer optimization models allowing for an editable DMD projection (i.e., ‘dynamic’</w:t>
      </w:r>
      <w:r w:rsidR="4CB75665" w:rsidRPr="3DED0B5F">
        <w:rPr>
          <w:sz w:val="20"/>
          <w:szCs w:val="20"/>
          <w:lang w:val="en-US" w:eastAsia="ko-KR"/>
        </w:rPr>
        <w:t xml:space="preserve"> videos</w:t>
      </w:r>
      <w:r w:rsidRPr="3DED0B5F">
        <w:rPr>
          <w:sz w:val="20"/>
          <w:szCs w:val="20"/>
          <w:lang w:val="en-US" w:eastAsia="ko-KR"/>
        </w:rPr>
        <w:t xml:space="preserve">), likely due to </w:t>
      </w:r>
      <w:r w:rsidR="4C9C8C43" w:rsidRPr="3DED0B5F">
        <w:rPr>
          <w:sz w:val="20"/>
          <w:szCs w:val="20"/>
          <w:lang w:val="en-US" w:eastAsia="ko-KR"/>
        </w:rPr>
        <w:t xml:space="preserve">commercial VPP </w:t>
      </w:r>
      <w:r w:rsidRPr="3DED0B5F">
        <w:rPr>
          <w:sz w:val="20"/>
          <w:szCs w:val="20"/>
          <w:lang w:val="en-US" w:eastAsia="ko-KR"/>
        </w:rPr>
        <w:t xml:space="preserve">users preferring to </w:t>
      </w:r>
      <w:r w:rsidR="2F2C6E0D" w:rsidRPr="3DED0B5F">
        <w:rPr>
          <w:sz w:val="20"/>
          <w:szCs w:val="20"/>
          <w:lang w:val="en-US" w:eastAsia="ko-KR"/>
        </w:rPr>
        <w:t>have each layer printed as fast as possible</w:t>
      </w:r>
      <w:r w:rsidRPr="3DED0B5F">
        <w:rPr>
          <w:sz w:val="20"/>
          <w:szCs w:val="20"/>
          <w:lang w:val="en-US" w:eastAsia="ko-KR"/>
        </w:rPr>
        <w:t xml:space="preserve">. Some preliminary articles have reported the use of dynamic images which can allow higher accuracy </w:t>
      </w:r>
      <w:r w:rsidRPr="3DED0B5F">
        <w:rPr>
          <w:sz w:val="20"/>
          <w:szCs w:val="20"/>
          <w:lang w:val="en-US" w:eastAsia="ko-KR"/>
        </w:rPr>
        <w:fldChar w:fldCharType="begin"/>
      </w:r>
      <w:r w:rsidR="00FA52DF">
        <w:rPr>
          <w:sz w:val="20"/>
          <w:szCs w:val="20"/>
          <w:lang w:val="en-US" w:eastAsia="ko-KR"/>
        </w:rPr>
        <w:instrText xml:space="preserve"> ADDIN ZOTERO_ITEM CSL_CITATION {"citationID":"7PtXpQqb","properties":{"unsorted":false,"formattedCitation":"\\super 17\\nosupersub{}","plainCitation":"17","noteIndex":0},"citationItems":[{"id":"fAj5OqOs/zqmRgSWb","uris":["http://zotero.org/users/19315591/items/LXX47FGX"],"itemData":{"id":5,"type":"article-journal","abstract":"Digital light processing (DLP)-based printing system equipped with ultraviolet (UV) source has been used to fabricate user-defined complex structures for biomedical applications. For printing large-scale structure, improving the structural consistency remains a challenge owing to the non-uniformly distributed UV light. Here, we present a multi-step exposure (MSE) method that takes advantage of a series of gradient digital masks to compensate the under-cured regions with additional UV exposure and eventually improve the surface flatness. First, for the established DLP-based printing system, the distribution of the UV power density is me asured and the relationship between the UV power density, exposure time and printing thickness are studied. The structure thickness can be calculated by the distribution of UV power density and exposure time. Then, the MSE method is proposed and an algorithm is customized to automatically modify the original mask into a series of gradient masks for MSE printing. Experimental validation was carried out by evaluating the morphologies of stripes printed without and with MSE. Printing of helix microfluidic chips revealed that the consistency of the channel thickness can be ensured by employing the MSE method. Thus, this MSE method for DLP-based printing is promising for printing large-scale structures with a consistent thickness and high resolution.","container-title":"Journal of Manufacturing Processes","DOI":"10.1016/j.jmapro.2019.02.013","ISSN":"1526-6125","journalAbbreviation":"Journal of Manufacturing Processes","page":"106-113","title":"Multi-step exposure method for improving structure flatness in digital light processing-based printing","volume":"39","author":[{"family":"Xue","given":"Dai"},{"family":"Wang","given":"Yancheng"},{"family":"Mei","given":"Deqing"}],"issued":{"date-parts":[["2019",3,1]]}}}],"schema":"https://github.com/citation-style-language/schema/raw/master/csl-citation.json"} </w:instrText>
      </w:r>
      <w:r w:rsidRPr="3DED0B5F">
        <w:rPr>
          <w:sz w:val="20"/>
          <w:szCs w:val="20"/>
          <w:lang w:val="en-US" w:eastAsia="ko-KR"/>
        </w:rPr>
        <w:fldChar w:fldCharType="separate"/>
      </w:r>
      <w:r w:rsidRPr="3DED0B5F">
        <w:rPr>
          <w:sz w:val="20"/>
          <w:szCs w:val="20"/>
          <w:vertAlign w:val="superscript"/>
        </w:rPr>
        <w:t>17</w:t>
      </w:r>
      <w:r w:rsidRPr="3DED0B5F">
        <w:rPr>
          <w:sz w:val="20"/>
          <w:szCs w:val="20"/>
          <w:lang w:val="en-US" w:eastAsia="ko-KR"/>
        </w:rPr>
        <w:fldChar w:fldCharType="end"/>
      </w:r>
      <w:r w:rsidRPr="3DED0B5F">
        <w:rPr>
          <w:sz w:val="20"/>
          <w:szCs w:val="20"/>
          <w:lang w:val="en-US" w:eastAsia="ko-KR"/>
        </w:rPr>
        <w:t>, or even sub-pixel resolution [Cang 2025, SFF 2025, not yet published].</w:t>
      </w:r>
    </w:p>
    <w:p w14:paraId="2518B5A3" w14:textId="3AAB49DB" w:rsidR="424D5761" w:rsidRDefault="424D5761" w:rsidP="3DED0B5F">
      <w:pPr>
        <w:spacing w:after="120" w:line="240" w:lineRule="exact"/>
        <w:jc w:val="both"/>
        <w:rPr>
          <w:sz w:val="20"/>
          <w:szCs w:val="20"/>
          <w:lang w:val="en-US" w:eastAsia="ko-KR"/>
        </w:rPr>
      </w:pPr>
      <w:r w:rsidRPr="3DED0B5F">
        <w:rPr>
          <w:sz w:val="20"/>
          <w:szCs w:val="20"/>
          <w:lang w:val="en-US" w:eastAsia="ko-KR"/>
        </w:rPr>
        <w:t xml:space="preserve">We propose the use of iterative learning control as a dynamic optimization model. </w:t>
      </w:r>
    </w:p>
    <w:p w14:paraId="3746E5DE" w14:textId="10182646" w:rsidR="00DB7F0A" w:rsidRDefault="0794338F" w:rsidP="3DED0B5F">
      <w:pPr>
        <w:spacing w:after="120" w:line="240" w:lineRule="exact"/>
        <w:jc w:val="both"/>
        <w:rPr>
          <w:sz w:val="20"/>
          <w:szCs w:val="20"/>
          <w:lang w:val="en-US"/>
        </w:rPr>
      </w:pPr>
      <w:r w:rsidRPr="3DED0B5F">
        <w:rPr>
          <w:i/>
          <w:iCs/>
          <w:sz w:val="20"/>
          <w:szCs w:val="20"/>
          <w:lang w:val="en-US" w:eastAsia="ko-KR"/>
        </w:rPr>
        <w:t>B.2.</w:t>
      </w:r>
      <w:r w:rsidR="7912F158" w:rsidRPr="3DED0B5F">
        <w:rPr>
          <w:i/>
          <w:iCs/>
          <w:sz w:val="20"/>
          <w:szCs w:val="20"/>
          <w:lang w:val="en-US" w:eastAsia="ko-KR"/>
        </w:rPr>
        <w:t>4</w:t>
      </w:r>
      <w:r w:rsidRPr="3DED0B5F">
        <w:rPr>
          <w:i/>
          <w:iCs/>
          <w:sz w:val="20"/>
          <w:szCs w:val="20"/>
          <w:lang w:val="en-US" w:eastAsia="ko-KR"/>
        </w:rPr>
        <w:t xml:space="preserve"> </w:t>
      </w:r>
      <w:r w:rsidR="5AB3B0D9" w:rsidRPr="3DED0B5F">
        <w:rPr>
          <w:i/>
          <w:iCs/>
          <w:sz w:val="20"/>
          <w:szCs w:val="20"/>
          <w:lang w:val="en-US" w:eastAsia="ko-KR"/>
        </w:rPr>
        <w:t>Closed-loop</w:t>
      </w:r>
      <w:r w:rsidR="5E2FC681" w:rsidRPr="3DED0B5F">
        <w:rPr>
          <w:i/>
          <w:iCs/>
          <w:sz w:val="20"/>
          <w:szCs w:val="20"/>
          <w:lang w:val="en-US" w:eastAsia="ko-KR"/>
        </w:rPr>
        <w:t xml:space="preserve"> </w:t>
      </w:r>
      <w:r w:rsidR="1CCDA515" w:rsidRPr="3DED0B5F">
        <w:rPr>
          <w:i/>
          <w:iCs/>
          <w:sz w:val="20"/>
          <w:szCs w:val="20"/>
          <w:lang w:val="en-US" w:eastAsia="ko-KR"/>
        </w:rPr>
        <w:t xml:space="preserve">Control </w:t>
      </w:r>
      <w:r w:rsidR="5AB3B0D9" w:rsidRPr="3DED0B5F">
        <w:rPr>
          <w:i/>
          <w:iCs/>
          <w:sz w:val="20"/>
          <w:szCs w:val="20"/>
          <w:lang w:val="en-US" w:eastAsia="ko-KR"/>
        </w:rPr>
        <w:t xml:space="preserve">Projection </w:t>
      </w:r>
    </w:p>
    <w:p w14:paraId="3F126727" w14:textId="47CF0693" w:rsidR="00DB7F0A" w:rsidRPr="00A86465" w:rsidRDefault="1ED57C58" w:rsidP="2FEE2662">
      <w:pPr>
        <w:spacing w:after="120" w:line="240" w:lineRule="exact"/>
        <w:jc w:val="both"/>
        <w:rPr>
          <w:sz w:val="20"/>
          <w:szCs w:val="20"/>
          <w:lang w:val="en-US" w:eastAsia="ko-KR"/>
        </w:rPr>
      </w:pPr>
      <w:r w:rsidRPr="3DED0B5F">
        <w:rPr>
          <w:sz w:val="20"/>
          <w:szCs w:val="20"/>
          <w:lang w:val="en-US" w:eastAsia="ko-KR"/>
        </w:rPr>
        <w:t xml:space="preserve">Simulation models are not necessary for closed-loop control of the VPP print, as the feedback system </w:t>
      </w:r>
      <w:r w:rsidR="7D24DD98" w:rsidRPr="3DED0B5F">
        <w:rPr>
          <w:sz w:val="20"/>
          <w:szCs w:val="20"/>
          <w:lang w:val="en-US" w:eastAsia="ko-KR"/>
        </w:rPr>
        <w:t>can</w:t>
      </w:r>
      <w:r w:rsidRPr="3DED0B5F">
        <w:rPr>
          <w:sz w:val="20"/>
          <w:szCs w:val="20"/>
          <w:lang w:val="en-US" w:eastAsia="ko-KR"/>
        </w:rPr>
        <w:t xml:space="preserve"> </w:t>
      </w:r>
      <w:r w:rsidR="393A90BF" w:rsidRPr="3DED0B5F">
        <w:rPr>
          <w:sz w:val="20"/>
          <w:szCs w:val="20"/>
          <w:lang w:val="en-US" w:eastAsia="ko-KR"/>
        </w:rPr>
        <w:t xml:space="preserve">work in tandem with the projection system to correct errors. </w:t>
      </w:r>
      <w:r w:rsidR="72B6A5E6" w:rsidRPr="3DED0B5F">
        <w:rPr>
          <w:sz w:val="20"/>
          <w:szCs w:val="20"/>
          <w:lang w:val="en-US" w:eastAsia="ko-KR"/>
        </w:rPr>
        <w:t>T</w:t>
      </w:r>
      <w:r w:rsidR="58547FEF" w:rsidRPr="3DED0B5F">
        <w:rPr>
          <w:sz w:val="20"/>
          <w:szCs w:val="20"/>
          <w:lang w:val="en-US" w:eastAsia="ko-KR"/>
        </w:rPr>
        <w:t xml:space="preserve">here have been few </w:t>
      </w:r>
      <w:r w:rsidR="3438262F" w:rsidRPr="3DED0B5F">
        <w:rPr>
          <w:sz w:val="20"/>
          <w:szCs w:val="20"/>
          <w:lang w:val="en-US" w:eastAsia="ko-KR"/>
        </w:rPr>
        <w:t>articles exploring the topic, with</w:t>
      </w:r>
      <w:r w:rsidR="1373983D" w:rsidRPr="3DED0B5F">
        <w:rPr>
          <w:sz w:val="20"/>
          <w:szCs w:val="20"/>
          <w:lang w:val="en-US" w:eastAsia="ko-KR"/>
        </w:rPr>
        <w:t xml:space="preserve"> </w:t>
      </w:r>
      <w:r w:rsidR="00B3142A" w:rsidRPr="3DED0B5F">
        <w:rPr>
          <w:sz w:val="20"/>
          <w:szCs w:val="20"/>
          <w:lang w:val="en-US" w:eastAsia="ko-KR"/>
        </w:rPr>
        <w:fldChar w:fldCharType="begin"/>
      </w:r>
      <w:r w:rsidR="00FA52DF">
        <w:rPr>
          <w:sz w:val="20"/>
          <w:szCs w:val="20"/>
          <w:lang w:val="en-US" w:eastAsia="ko-KR"/>
        </w:rPr>
        <w:instrText xml:space="preserve"> ADDIN ZOTERO_ITEM CSL_CITATION {"citationID":"8s8vN2g7","properties":{"unsorted":false,"formattedCitation":"\\super 28\\nosupersub{}","plainCitation":"28","noteIndex":0},"citationItems":[{"id":"fAj5OqOs/x1F4Yskc","uris":["http://zotero.org/users/19315591/items/DSYDT2RM"],"itemData":{"id":16,"type":"document","publisher":"Technische Universiteit Eindhoven","title":"Towards closed-loop control in photopolymer-based additive manufacturing (PhD thesis)","URL":"https://research.tue.nl/en/publications/edd92cc7-277f-4bae-be6f-a049aee9b5c6","author":[{"family":"Hafkamp","given":"Thomas"}],"issued":{"date-parts":[["2020"]]}}}],"schema":"https://github.com/citation-style-language/schema/raw/master/csl-citation.json"} </w:instrText>
      </w:r>
      <w:r w:rsidR="00B3142A" w:rsidRPr="3DED0B5F">
        <w:rPr>
          <w:sz w:val="20"/>
          <w:szCs w:val="20"/>
          <w:lang w:val="en-US" w:eastAsia="ko-KR"/>
        </w:rPr>
        <w:fldChar w:fldCharType="separate"/>
      </w:r>
      <w:r w:rsidR="00FA52DF" w:rsidRPr="00FA52DF">
        <w:rPr>
          <w:sz w:val="20"/>
          <w:vertAlign w:val="superscript"/>
        </w:rPr>
        <w:t>28</w:t>
      </w:r>
      <w:r w:rsidR="00B3142A" w:rsidRPr="3DED0B5F">
        <w:rPr>
          <w:sz w:val="20"/>
          <w:szCs w:val="20"/>
          <w:lang w:val="en-US" w:eastAsia="ko-KR"/>
        </w:rPr>
        <w:fldChar w:fldCharType="end"/>
      </w:r>
      <w:r w:rsidR="33508C7E" w:rsidRPr="3DED0B5F">
        <w:rPr>
          <w:sz w:val="20"/>
          <w:szCs w:val="20"/>
          <w:lang w:val="en-US" w:eastAsia="ko-KR"/>
        </w:rPr>
        <w:t xml:space="preserve"> </w:t>
      </w:r>
      <w:r w:rsidR="487AAA41" w:rsidRPr="3DED0B5F">
        <w:rPr>
          <w:sz w:val="20"/>
          <w:szCs w:val="20"/>
          <w:lang w:val="en-US" w:eastAsia="ko-KR"/>
        </w:rPr>
        <w:t xml:space="preserve">using FTIR as a </w:t>
      </w:r>
      <w:r w:rsidR="061272B3" w:rsidRPr="3DED0B5F">
        <w:rPr>
          <w:sz w:val="20"/>
          <w:szCs w:val="20"/>
          <w:lang w:val="en-US" w:eastAsia="ko-KR"/>
        </w:rPr>
        <w:t>feedback mechanism</w:t>
      </w:r>
      <w:r w:rsidR="3A387B93" w:rsidRPr="3DED0B5F">
        <w:rPr>
          <w:sz w:val="20"/>
          <w:szCs w:val="20"/>
          <w:lang w:val="en-US" w:eastAsia="ko-KR"/>
        </w:rPr>
        <w:t>,</w:t>
      </w:r>
      <w:r w:rsidR="5A2D1704" w:rsidRPr="3DED0B5F">
        <w:rPr>
          <w:sz w:val="20"/>
          <w:szCs w:val="20"/>
          <w:lang w:val="en-US" w:eastAsia="ko-KR"/>
        </w:rPr>
        <w:t xml:space="preserve"> </w:t>
      </w:r>
      <w:r w:rsidR="00B3142A" w:rsidRPr="3DED0B5F">
        <w:rPr>
          <w:sz w:val="20"/>
          <w:szCs w:val="20"/>
          <w:lang w:val="en-US" w:eastAsia="ko-KR"/>
        </w:rPr>
        <w:fldChar w:fldCharType="begin"/>
      </w:r>
      <w:r w:rsidR="00FA52DF">
        <w:rPr>
          <w:sz w:val="20"/>
          <w:szCs w:val="20"/>
          <w:lang w:val="en-US" w:eastAsia="ko-KR"/>
        </w:rPr>
        <w:instrText xml:space="preserve"> ADDIN ZOTERO_ITEM CSL_CITATION {"citationID":"mVpFn01G","properties":{"unsorted":false,"formattedCitation":"\\super 29\\nosupersub{}","plainCitation":"29","noteIndex":0},"citationItems":[{"id":"fAj5OqOs/Y7yvCsvL","uris":["http://zotero.org/users/19315591/items/WN2LSBYX"],"itemData":{"id":7,"type":"article-journal","abstract":"Exposure Controlled Projection Lithography (ECPL) is an in-house additive manufacturing process that can cure microscale photopolymer parts on a stationary transparent substrate with a time sequence of patterned ultraviolet beams delivered from underneath. An in-situ interferometric curing monitoring and measurement (ICM&amp;M) system has been developed to measure the ECPL process output of cured height profile. This study develops a real-time feedback control system that utilizes an empirical process model and an online ICM&amp;M feedback to automatically and accurately cure a part with targeted height. Due to the nature of photopolymerization, the total height of an ECPL cured part is divided into exposure cured height and dark cured height. The exposure cured height is controlled by a closed-loop feedback on-off controller. The dark cured height is compensated by an empirical process model obtained from the ICM&amp;M measurements for a series of cured parts. A parallel computing software application is developed to implement the real-time measurement and control simultaneously. The experimental results directly validate the ICM&amp;M system’s real-time capability in capturing the process dynamics and in sensing the process output. Meanwhile, it evidently demonstrates the feedback control system’s satisfactory performance in achieving the setpoint of total height, despite the presence of ECPL process uncertainties, ICM&amp;M noises and computing interruptions. A comprehensive error analysis is reported, implying a promising submicron control with enhanced hardware. Generally, the study establishes a paradigm of improving additive manufacturing with a real-time closed-loop measurement and control system.","container-title":"Additive Manufacturing","DOI":"10.1016/j.addma.2018.07.016","ISSN":"2214-8604","journalAbbreviation":"Additive Manufacturing","page":"253-263","title":"An implementation of real-time feedback control of cured part height in Exposure Controlled Projection Lithography with in-situ interferometric measurement feedback","volume":"23","author":[{"family":"Zhao","given":"Xiayun"},{"family":"Rosen","given":"David W."}],"issued":{"date-parts":[["2018",10,1]]}}}],"schema":"https://github.com/citation-style-language/schema/raw/master/csl-citation.json"} </w:instrText>
      </w:r>
      <w:r w:rsidR="00B3142A" w:rsidRPr="3DED0B5F">
        <w:rPr>
          <w:sz w:val="20"/>
          <w:szCs w:val="20"/>
          <w:lang w:val="en-US" w:eastAsia="ko-KR"/>
        </w:rPr>
        <w:fldChar w:fldCharType="separate"/>
      </w:r>
      <w:r w:rsidR="00FA52DF" w:rsidRPr="00FA52DF">
        <w:rPr>
          <w:sz w:val="20"/>
          <w:vertAlign w:val="superscript"/>
        </w:rPr>
        <w:t>29</w:t>
      </w:r>
      <w:r w:rsidR="00B3142A" w:rsidRPr="3DED0B5F">
        <w:rPr>
          <w:sz w:val="20"/>
          <w:szCs w:val="20"/>
          <w:lang w:val="en-US" w:eastAsia="ko-KR"/>
        </w:rPr>
        <w:fldChar w:fldCharType="end"/>
      </w:r>
      <w:r w:rsidR="3A387B93" w:rsidRPr="3DED0B5F">
        <w:rPr>
          <w:sz w:val="20"/>
          <w:szCs w:val="20"/>
          <w:lang w:val="en-US" w:eastAsia="ko-KR"/>
        </w:rPr>
        <w:t xml:space="preserve"> </w:t>
      </w:r>
      <w:r w:rsidR="0D26E9EB" w:rsidRPr="3DED0B5F">
        <w:rPr>
          <w:sz w:val="20"/>
          <w:szCs w:val="20"/>
          <w:lang w:val="en-US" w:eastAsia="ko-KR"/>
        </w:rPr>
        <w:t>using an interferometric measurement of thickness as a feedback mechanism</w:t>
      </w:r>
      <w:r w:rsidR="7F64D6D8" w:rsidRPr="3DED0B5F">
        <w:rPr>
          <w:sz w:val="20"/>
          <w:szCs w:val="20"/>
          <w:lang w:val="en-US" w:eastAsia="ko-KR"/>
        </w:rPr>
        <w:t>, and finally</w:t>
      </w:r>
      <w:r w:rsidR="4D0A9F49" w:rsidRPr="3DED0B5F">
        <w:rPr>
          <w:sz w:val="20"/>
          <w:szCs w:val="20"/>
          <w:lang w:val="en-US" w:eastAsia="ko-KR"/>
        </w:rPr>
        <w:t xml:space="preserve"> </w:t>
      </w:r>
      <w:r w:rsidR="00B3142A" w:rsidRPr="3DED0B5F">
        <w:rPr>
          <w:sz w:val="20"/>
          <w:szCs w:val="20"/>
          <w:lang w:val="en-US" w:eastAsia="ko-KR"/>
        </w:rPr>
        <w:fldChar w:fldCharType="begin"/>
      </w:r>
      <w:r w:rsidR="00FA52DF">
        <w:rPr>
          <w:sz w:val="20"/>
          <w:szCs w:val="20"/>
          <w:lang w:val="en-US" w:eastAsia="ko-KR"/>
        </w:rPr>
        <w:instrText xml:space="preserve"> ADDIN ZOTERO_ITEM CSL_CITATION {"citationID":"Afddszak","properties":{"unsorted":false,"formattedCitation":"\\super 30\\nosupersub{}","plainCitation":"30","noteIndex":0},"citationItems":[{"id":"fAj5OqOs/LrVSeHyu","uris":["http://zotero.org/users/19315591/items/YAPB8HKD"],"itemData":{"id":58,"type":"document","publisher":"Clemson University","title":"Model-based control of UV curing processes with application to additive manufacturing (PhD thesis)","URL":"https://www.proquest.com/openview/a329303f872d79105afb4512bc1106ed/1.pdf","author":[{"family":"Yebi","given":"Adamu Mengesha"}],"issued":{"date-parts":[["2015"]]}}}],"schema":"https://github.com/citation-style-language/schema/raw/master/csl-citation.json"} </w:instrText>
      </w:r>
      <w:r w:rsidR="00B3142A" w:rsidRPr="3DED0B5F">
        <w:rPr>
          <w:sz w:val="20"/>
          <w:szCs w:val="20"/>
          <w:lang w:val="en-US" w:eastAsia="ko-KR"/>
        </w:rPr>
        <w:fldChar w:fldCharType="separate"/>
      </w:r>
      <w:r w:rsidR="00FA52DF" w:rsidRPr="00FA52DF">
        <w:rPr>
          <w:sz w:val="20"/>
          <w:vertAlign w:val="superscript"/>
        </w:rPr>
        <w:t>30</w:t>
      </w:r>
      <w:r w:rsidR="00B3142A" w:rsidRPr="3DED0B5F">
        <w:rPr>
          <w:sz w:val="20"/>
          <w:szCs w:val="20"/>
          <w:lang w:val="en-US" w:eastAsia="ko-KR"/>
        </w:rPr>
        <w:fldChar w:fldCharType="end"/>
      </w:r>
      <w:r w:rsidR="7F64D6D8" w:rsidRPr="3DED0B5F">
        <w:rPr>
          <w:sz w:val="20"/>
          <w:szCs w:val="20"/>
          <w:lang w:val="en-US" w:eastAsia="ko-KR"/>
        </w:rPr>
        <w:t xml:space="preserve"> using temperature logged by thermocouples as an indirect feedback mechanism</w:t>
      </w:r>
      <w:r w:rsidR="6A5054F3" w:rsidRPr="3DED0B5F">
        <w:rPr>
          <w:sz w:val="20"/>
          <w:szCs w:val="20"/>
          <w:lang w:val="en-US" w:eastAsia="ko-KR"/>
        </w:rPr>
        <w:t>; t</w:t>
      </w:r>
      <w:r w:rsidR="7F64D6D8" w:rsidRPr="3DED0B5F">
        <w:rPr>
          <w:sz w:val="20"/>
          <w:szCs w:val="20"/>
          <w:lang w:val="en-US" w:eastAsia="ko-KR"/>
        </w:rPr>
        <w:t>he latter</w:t>
      </w:r>
      <w:r w:rsidR="22255399" w:rsidRPr="3DED0B5F">
        <w:rPr>
          <w:sz w:val="20"/>
          <w:szCs w:val="20"/>
          <w:lang w:val="en-US" w:eastAsia="ko-KR"/>
        </w:rPr>
        <w:t>, being indirect, required a model to convert temperature to degree of cure.</w:t>
      </w:r>
      <w:r w:rsidR="6A5054F3" w:rsidRPr="3DED0B5F">
        <w:rPr>
          <w:sz w:val="20"/>
          <w:szCs w:val="20"/>
          <w:lang w:val="en-US" w:eastAsia="ko-KR"/>
        </w:rPr>
        <w:t xml:space="preserve"> </w:t>
      </w:r>
      <w:r w:rsidR="02D73DBA" w:rsidRPr="3DED0B5F">
        <w:rPr>
          <w:sz w:val="20"/>
          <w:szCs w:val="20"/>
          <w:lang w:val="en-US" w:eastAsia="ko-KR"/>
        </w:rPr>
        <w:t>The relative lack of research is directly due to the lack of easily installed monitoring systems</w:t>
      </w:r>
      <w:r w:rsidR="506CD46A" w:rsidRPr="3DED0B5F">
        <w:rPr>
          <w:sz w:val="20"/>
          <w:szCs w:val="20"/>
          <w:lang w:val="en-US" w:eastAsia="ko-KR"/>
        </w:rPr>
        <w:t>.</w:t>
      </w:r>
      <w:r w:rsidR="5D36ACC6" w:rsidRPr="3DED0B5F">
        <w:rPr>
          <w:sz w:val="20"/>
          <w:szCs w:val="20"/>
          <w:lang w:val="en-US" w:eastAsia="ko-KR"/>
        </w:rPr>
        <w:t xml:space="preserve"> </w:t>
      </w:r>
      <w:r w:rsidR="506CD46A" w:rsidRPr="3DED0B5F">
        <w:rPr>
          <w:sz w:val="20"/>
          <w:szCs w:val="20"/>
          <w:lang w:val="en-US" w:eastAsia="ko-KR"/>
        </w:rPr>
        <w:t>C</w:t>
      </w:r>
      <w:r w:rsidR="5D36ACC6" w:rsidRPr="3DED0B5F">
        <w:rPr>
          <w:sz w:val="20"/>
          <w:szCs w:val="20"/>
          <w:lang w:val="en-US" w:eastAsia="ko-KR"/>
        </w:rPr>
        <w:t xml:space="preserve">omparatively, </w:t>
      </w:r>
      <w:r w:rsidR="7783935C" w:rsidRPr="3DED0B5F">
        <w:rPr>
          <w:sz w:val="20"/>
          <w:szCs w:val="20"/>
          <w:lang w:val="en-US" w:eastAsia="ko-KR"/>
        </w:rPr>
        <w:t>commercially available metal powder bed fusion systems</w:t>
      </w:r>
      <w:r w:rsidR="745A9541" w:rsidRPr="3DED0B5F">
        <w:rPr>
          <w:sz w:val="20"/>
          <w:szCs w:val="20"/>
          <w:lang w:val="en-US" w:eastAsia="ko-KR"/>
        </w:rPr>
        <w:t xml:space="preserve"> (e.g., SLM Solutions)</w:t>
      </w:r>
      <w:r w:rsidR="7783935C" w:rsidRPr="3DED0B5F">
        <w:rPr>
          <w:sz w:val="20"/>
          <w:szCs w:val="20"/>
          <w:lang w:val="en-US" w:eastAsia="ko-KR"/>
        </w:rPr>
        <w:t xml:space="preserve"> </w:t>
      </w:r>
      <w:r w:rsidR="264C3EF3" w:rsidRPr="3DED0B5F">
        <w:rPr>
          <w:sz w:val="20"/>
          <w:szCs w:val="20"/>
          <w:lang w:val="en-US" w:eastAsia="ko-KR"/>
        </w:rPr>
        <w:t>already boast monitoring systems with automatic shut-off functions</w:t>
      </w:r>
      <w:r w:rsidR="506CD46A" w:rsidRPr="3DED0B5F">
        <w:rPr>
          <w:sz w:val="20"/>
          <w:szCs w:val="20"/>
          <w:lang w:val="en-US" w:eastAsia="ko-KR"/>
        </w:rPr>
        <w:t>; o</w:t>
      </w:r>
      <w:r w:rsidR="1AFC3D8C" w:rsidRPr="3DED0B5F">
        <w:rPr>
          <w:sz w:val="20"/>
          <w:szCs w:val="20"/>
          <w:lang w:val="en-US" w:eastAsia="ko-KR"/>
        </w:rPr>
        <w:t>ne co-PI has had extensive experience in closed-loop control of metal powder bed fusion systems</w:t>
      </w:r>
      <w:r w:rsidR="7783935C" w:rsidRPr="3DED0B5F">
        <w:rPr>
          <w:sz w:val="20"/>
          <w:szCs w:val="20"/>
          <w:lang w:val="en-US" w:eastAsia="ko-KR"/>
        </w:rPr>
        <w:t xml:space="preserve">. </w:t>
      </w:r>
      <w:r w:rsidR="407A8C55" w:rsidRPr="3DED0B5F">
        <w:rPr>
          <w:sz w:val="20"/>
          <w:szCs w:val="20"/>
          <w:lang w:val="en-US" w:eastAsia="ko-KR"/>
        </w:rPr>
        <w:t xml:space="preserve">We propose the use of AIE to act as the feedback mechanism </w:t>
      </w:r>
      <w:r w:rsidR="42F8C040" w:rsidRPr="3DED0B5F">
        <w:rPr>
          <w:sz w:val="20"/>
          <w:szCs w:val="20"/>
          <w:lang w:val="en-US" w:eastAsia="ko-KR"/>
        </w:rPr>
        <w:t xml:space="preserve">when fluorescence </w:t>
      </w:r>
      <w:r w:rsidR="2F636CF6" w:rsidRPr="3DED0B5F">
        <w:rPr>
          <w:sz w:val="20"/>
          <w:szCs w:val="20"/>
          <w:lang w:val="en-US" w:eastAsia="ko-KR"/>
        </w:rPr>
        <w:t>can be captured via video camera as a proxy for cure</w:t>
      </w:r>
      <w:r w:rsidR="11631C66" w:rsidRPr="3DED0B5F">
        <w:rPr>
          <w:sz w:val="20"/>
          <w:szCs w:val="20"/>
          <w:lang w:val="en-US" w:eastAsia="ko-KR"/>
        </w:rPr>
        <w:t>.</w:t>
      </w:r>
      <w:r w:rsidR="2750CA48" w:rsidRPr="3DED0B5F">
        <w:rPr>
          <w:sz w:val="20"/>
          <w:szCs w:val="20"/>
          <w:lang w:val="en-US" w:eastAsia="ko-KR"/>
        </w:rPr>
        <w:t xml:space="preserve"> </w:t>
      </w:r>
    </w:p>
    <w:p w14:paraId="39683341" w14:textId="2F9C011A" w:rsidR="4F5AC5FB" w:rsidRDefault="4F5AC5FB" w:rsidP="3DED0B5F">
      <w:pPr>
        <w:spacing w:after="120" w:line="240" w:lineRule="exact"/>
        <w:jc w:val="both"/>
        <w:rPr>
          <w:sz w:val="20"/>
          <w:szCs w:val="20"/>
          <w:lang w:val="en-US"/>
        </w:rPr>
      </w:pPr>
      <w:r w:rsidRPr="3DED0B5F">
        <w:rPr>
          <w:b/>
          <w:bCs/>
          <w:smallCaps/>
          <w:sz w:val="20"/>
          <w:szCs w:val="20"/>
          <w:lang w:val="en-US"/>
        </w:rPr>
        <w:t>B.3. 3D Demonstration</w:t>
      </w:r>
    </w:p>
    <w:p w14:paraId="530D26E2" w14:textId="73357D5F" w:rsidR="4F5AC5FB" w:rsidRDefault="4F5AC5FB" w:rsidP="3DED0B5F">
      <w:pPr>
        <w:spacing w:after="120" w:line="240" w:lineRule="exact"/>
        <w:jc w:val="both"/>
        <w:rPr>
          <w:i/>
          <w:iCs/>
          <w:sz w:val="20"/>
          <w:szCs w:val="20"/>
          <w:lang w:val="en-US" w:eastAsia="ko-KR"/>
        </w:rPr>
      </w:pPr>
      <w:r w:rsidRPr="3DED0B5F">
        <w:rPr>
          <w:i/>
          <w:iCs/>
          <w:sz w:val="20"/>
          <w:szCs w:val="20"/>
          <w:lang w:val="en-US" w:eastAsia="ko-KR"/>
        </w:rPr>
        <w:t xml:space="preserve">B.3.1 Expansion of </w:t>
      </w:r>
      <w:r w:rsidR="52DC6EA5" w:rsidRPr="3DED0B5F">
        <w:rPr>
          <w:i/>
          <w:iCs/>
          <w:sz w:val="20"/>
          <w:szCs w:val="20"/>
          <w:lang w:val="en-US" w:eastAsia="ko-KR"/>
        </w:rPr>
        <w:t>all previous simulations and optimization algorithms into 3D</w:t>
      </w:r>
    </w:p>
    <w:p w14:paraId="5F2A72F6" w14:textId="645B0937" w:rsidR="52DC6EA5" w:rsidRDefault="52DC6EA5" w:rsidP="3DED0B5F">
      <w:pPr>
        <w:spacing w:after="120" w:line="240" w:lineRule="exact"/>
        <w:jc w:val="both"/>
      </w:pPr>
      <w:r w:rsidRPr="3DED0B5F">
        <w:rPr>
          <w:sz w:val="20"/>
          <w:szCs w:val="20"/>
          <w:lang w:val="en-US" w:eastAsia="ko-KR"/>
        </w:rPr>
        <w:t>Asdf</w:t>
      </w:r>
    </w:p>
    <w:p w14:paraId="778F004D" w14:textId="1910EB6D" w:rsidR="52DC6EA5" w:rsidRDefault="52DC6EA5" w:rsidP="3DED0B5F">
      <w:pPr>
        <w:spacing w:after="120" w:line="240" w:lineRule="exact"/>
        <w:jc w:val="both"/>
        <w:rPr>
          <w:i/>
          <w:iCs/>
          <w:sz w:val="20"/>
          <w:szCs w:val="20"/>
          <w:lang w:val="en-US" w:eastAsia="ko-KR"/>
        </w:rPr>
      </w:pPr>
      <w:r w:rsidRPr="3DED0B5F">
        <w:rPr>
          <w:i/>
          <w:iCs/>
          <w:sz w:val="20"/>
          <w:szCs w:val="20"/>
          <w:lang w:val="en-US" w:eastAsia="ko-KR"/>
        </w:rPr>
        <w:t>B.3.2 Expansion of all previous simulations and optimization algorithms into 3D</w:t>
      </w:r>
    </w:p>
    <w:p w14:paraId="276C604E" w14:textId="645B0937" w:rsidR="52DC6EA5" w:rsidRDefault="52DC6EA5" w:rsidP="3DED0B5F">
      <w:pPr>
        <w:spacing w:after="120" w:line="240" w:lineRule="exact"/>
        <w:jc w:val="both"/>
      </w:pPr>
      <w:r w:rsidRPr="3DED0B5F">
        <w:rPr>
          <w:sz w:val="20"/>
          <w:szCs w:val="20"/>
          <w:lang w:val="en-US" w:eastAsia="ko-KR"/>
        </w:rPr>
        <w:t>Asdf</w:t>
      </w:r>
    </w:p>
    <w:p w14:paraId="3FEF9B4F" w14:textId="2D4B6EE1" w:rsidR="3DED0B5F" w:rsidRDefault="3DED0B5F" w:rsidP="3DED0B5F">
      <w:pPr>
        <w:spacing w:after="120" w:line="240" w:lineRule="exact"/>
        <w:jc w:val="both"/>
        <w:rPr>
          <w:sz w:val="20"/>
          <w:szCs w:val="20"/>
          <w:lang w:val="en-US" w:eastAsia="ko-KR"/>
        </w:rPr>
      </w:pPr>
    </w:p>
    <w:p w14:paraId="3EB2FF2A" w14:textId="30F01EAD" w:rsidR="00F3659C" w:rsidRDefault="00B132E1" w:rsidP="00AE7E19">
      <w:pPr>
        <w:spacing w:line="240" w:lineRule="exact"/>
        <w:jc w:val="both"/>
        <w:rPr>
          <w:b/>
          <w:smallCaps/>
          <w:sz w:val="20"/>
          <w:szCs w:val="20"/>
        </w:rPr>
      </w:pPr>
      <w:r>
        <w:rPr>
          <w:b/>
          <w:smallCaps/>
          <w:sz w:val="20"/>
          <w:szCs w:val="20"/>
        </w:rPr>
        <w:t>C. Prior NSF Research</w:t>
      </w:r>
    </w:p>
    <w:p w14:paraId="39B95447" w14:textId="0156727D" w:rsidR="00E54BFF" w:rsidRDefault="00336C10" w:rsidP="2FEE2662">
      <w:pPr>
        <w:spacing w:after="120" w:line="240" w:lineRule="exact"/>
        <w:jc w:val="both"/>
        <w:rPr>
          <w:b/>
          <w:bCs/>
          <w:smallCaps/>
          <w:sz w:val="20"/>
          <w:szCs w:val="20"/>
          <w:lang w:val="en-US"/>
        </w:rPr>
      </w:pPr>
      <w:r w:rsidRPr="2FEE2662">
        <w:rPr>
          <w:sz w:val="20"/>
          <w:szCs w:val="20"/>
          <w:lang w:val="en-US"/>
        </w:rPr>
        <w:t xml:space="preserve">The present proposal builds upon </w:t>
      </w:r>
      <w:r w:rsidR="00F02F70" w:rsidRPr="2FEE2662">
        <w:rPr>
          <w:sz w:val="20"/>
          <w:szCs w:val="20"/>
          <w:lang w:val="en-US"/>
        </w:rPr>
        <w:t xml:space="preserve">collaborative efforts between the PI’s research teams, in-part through a </w:t>
      </w:r>
      <w:r w:rsidRPr="2FEE2662">
        <w:rPr>
          <w:sz w:val="20"/>
          <w:szCs w:val="20"/>
          <w:lang w:val="en-US"/>
        </w:rPr>
        <w:t>previously funded NSF-</w:t>
      </w:r>
      <w:r w:rsidR="00F02F70" w:rsidRPr="2FEE2662">
        <w:rPr>
          <w:sz w:val="20"/>
          <w:szCs w:val="20"/>
          <w:lang w:val="en-US"/>
        </w:rPr>
        <w:t>FMRG</w:t>
      </w:r>
      <w:r w:rsidRPr="2FEE2662">
        <w:rPr>
          <w:sz w:val="20"/>
          <w:szCs w:val="20"/>
          <w:lang w:val="en-US"/>
        </w:rPr>
        <w:t xml:space="preserve"> Grant </w:t>
      </w:r>
      <w:r w:rsidR="00F02F70" w:rsidRPr="2FEE2662">
        <w:rPr>
          <w:sz w:val="20"/>
          <w:szCs w:val="20"/>
          <w:lang w:val="en-US"/>
        </w:rPr>
        <w:t>(</w:t>
      </w:r>
      <w:r w:rsidRPr="2FEE2662">
        <w:rPr>
          <w:sz w:val="20"/>
          <w:szCs w:val="20"/>
          <w:lang w:val="en-US"/>
        </w:rPr>
        <w:t xml:space="preserve">No. </w:t>
      </w:r>
      <w:r w:rsidR="00F02F70" w:rsidRPr="2FEE2662">
        <w:rPr>
          <w:sz w:val="20"/>
          <w:szCs w:val="20"/>
          <w:lang w:val="en-US"/>
        </w:rPr>
        <w:t>2229036)</w:t>
      </w:r>
      <w:r w:rsidRPr="2FEE2662">
        <w:rPr>
          <w:sz w:val="20"/>
          <w:szCs w:val="20"/>
          <w:lang w:val="en-US"/>
        </w:rPr>
        <w:t>, titled “</w:t>
      </w:r>
      <w:r w:rsidR="00F02F70" w:rsidRPr="2FEE2662">
        <w:rPr>
          <w:sz w:val="20"/>
          <w:szCs w:val="20"/>
          <w:lang w:val="en-US"/>
        </w:rPr>
        <w:t>FMRG: Cyber: Manufacturing USA: Cyber-Enabled, High-Throughput Manufacturing of Multi-Material, 3D Nanostructures</w:t>
      </w:r>
      <w:r w:rsidRPr="2FEE2662">
        <w:rPr>
          <w:sz w:val="20"/>
          <w:szCs w:val="20"/>
          <w:lang w:val="en-US"/>
        </w:rPr>
        <w:t>” (</w:t>
      </w:r>
      <w:r w:rsidR="00F02F70" w:rsidRPr="2FEE2662">
        <w:rPr>
          <w:sz w:val="20"/>
          <w:szCs w:val="20"/>
          <w:lang w:val="en-US"/>
        </w:rPr>
        <w:t>10</w:t>
      </w:r>
      <w:r w:rsidRPr="2FEE2662">
        <w:rPr>
          <w:sz w:val="20"/>
          <w:szCs w:val="20"/>
          <w:lang w:val="en-US"/>
        </w:rPr>
        <w:t>/1/202</w:t>
      </w:r>
      <w:r w:rsidR="00F02F70" w:rsidRPr="2FEE2662">
        <w:rPr>
          <w:sz w:val="20"/>
          <w:szCs w:val="20"/>
          <w:lang w:val="en-US"/>
        </w:rPr>
        <w:t>2</w:t>
      </w:r>
      <w:r w:rsidRPr="2FEE2662">
        <w:rPr>
          <w:sz w:val="20"/>
          <w:szCs w:val="20"/>
          <w:lang w:val="en-US"/>
        </w:rPr>
        <w:t>-</w:t>
      </w:r>
      <w:r w:rsidR="00F02F70" w:rsidRPr="2FEE2662">
        <w:rPr>
          <w:sz w:val="20"/>
          <w:szCs w:val="20"/>
          <w:lang w:val="en-US"/>
        </w:rPr>
        <w:t>9</w:t>
      </w:r>
      <w:r w:rsidRPr="2FEE2662">
        <w:rPr>
          <w:sz w:val="20"/>
          <w:szCs w:val="20"/>
          <w:lang w:val="en-US"/>
        </w:rPr>
        <w:t>/3</w:t>
      </w:r>
      <w:r w:rsidR="00F02F70" w:rsidRPr="2FEE2662">
        <w:rPr>
          <w:sz w:val="20"/>
          <w:szCs w:val="20"/>
          <w:lang w:val="en-US"/>
        </w:rPr>
        <w:t>0</w:t>
      </w:r>
      <w:r w:rsidRPr="2FEE2662">
        <w:rPr>
          <w:sz w:val="20"/>
          <w:szCs w:val="20"/>
          <w:lang w:val="en-US"/>
        </w:rPr>
        <w:t xml:space="preserve">/2026). In this effort, </w:t>
      </w:r>
      <w:r w:rsidR="00F02F70" w:rsidRPr="2FEE2662">
        <w:rPr>
          <w:sz w:val="20"/>
          <w:szCs w:val="20"/>
          <w:lang w:val="en-US"/>
        </w:rPr>
        <w:t xml:space="preserve">our group’s </w:t>
      </w:r>
      <w:r w:rsidR="0029146A" w:rsidRPr="2FEE2662">
        <w:rPr>
          <w:sz w:val="20"/>
          <w:szCs w:val="20"/>
          <w:lang w:val="en-US"/>
        </w:rPr>
        <w:t xml:space="preserve">laid a foundation for </w:t>
      </w:r>
      <w:r w:rsidR="00F02F70" w:rsidRPr="2FEE2662">
        <w:rPr>
          <w:sz w:val="20"/>
          <w:szCs w:val="20"/>
          <w:highlight w:val="yellow"/>
          <w:lang w:val="en-US"/>
        </w:rPr>
        <w:t>Xxx.</w:t>
      </w:r>
      <w:r w:rsidR="0029146A" w:rsidRPr="2FEE2662">
        <w:rPr>
          <w:sz w:val="20"/>
          <w:szCs w:val="20"/>
          <w:highlight w:val="yellow"/>
          <w:lang w:val="en-US"/>
        </w:rPr>
        <w:t xml:space="preserve"> The work was disseminated in </w:t>
      </w:r>
      <w:r w:rsidR="00F02F70" w:rsidRPr="2FEE2662">
        <w:rPr>
          <w:sz w:val="20"/>
          <w:szCs w:val="20"/>
          <w:highlight w:val="yellow"/>
          <w:lang w:val="en-US"/>
        </w:rPr>
        <w:t>Xxx</w:t>
      </w:r>
      <w:r w:rsidR="0029146A" w:rsidRPr="2FEE2662">
        <w:rPr>
          <w:sz w:val="20"/>
          <w:szCs w:val="20"/>
          <w:highlight w:val="yellow"/>
          <w:lang w:val="en-US"/>
        </w:rPr>
        <w:t xml:space="preserve"> </w:t>
      </w:r>
      <w:commentRangeStart w:id="110"/>
      <w:r w:rsidR="0029146A" w:rsidRPr="2FEE2662">
        <w:rPr>
          <w:sz w:val="20"/>
          <w:szCs w:val="20"/>
          <w:highlight w:val="yellow"/>
          <w:lang w:val="en-US"/>
        </w:rPr>
        <w:t>papers</w:t>
      </w:r>
      <w:commentRangeEnd w:id="110"/>
      <w:r w:rsidRPr="2FEE2662">
        <w:rPr>
          <w:rStyle w:val="CommentReference"/>
          <w:sz w:val="20"/>
          <w:szCs w:val="20"/>
          <w:highlight w:val="yellow"/>
          <w:lang w:val="en-US"/>
        </w:rPr>
        <w:commentReference w:id="110"/>
      </w:r>
      <w:r w:rsidR="0029146A" w:rsidRPr="2FEE2662">
        <w:rPr>
          <w:sz w:val="20"/>
          <w:szCs w:val="20"/>
          <w:highlight w:val="yellow"/>
          <w:lang w:val="en-US"/>
        </w:rPr>
        <w:t xml:space="preserve"> and </w:t>
      </w:r>
      <w:r w:rsidR="00F02F70" w:rsidRPr="2FEE2662">
        <w:rPr>
          <w:sz w:val="20"/>
          <w:szCs w:val="20"/>
          <w:highlight w:val="yellow"/>
          <w:lang w:val="en-US"/>
        </w:rPr>
        <w:t>Xxx</w:t>
      </w:r>
      <w:r w:rsidR="0029146A" w:rsidRPr="2FEE2662">
        <w:rPr>
          <w:sz w:val="20"/>
          <w:szCs w:val="20"/>
          <w:highlight w:val="yellow"/>
          <w:lang w:val="en-US"/>
        </w:rPr>
        <w:t xml:space="preserve"> oral presentations, as well as </w:t>
      </w:r>
      <w:r w:rsidR="00F02F70" w:rsidRPr="2FEE2662">
        <w:rPr>
          <w:sz w:val="20"/>
          <w:szCs w:val="20"/>
          <w:highlight w:val="yellow"/>
          <w:lang w:val="en-US"/>
        </w:rPr>
        <w:t>Xxx</w:t>
      </w:r>
      <w:r w:rsidR="0029146A" w:rsidRPr="2FEE2662">
        <w:rPr>
          <w:sz w:val="20"/>
          <w:szCs w:val="20"/>
          <w:highlight w:val="yellow"/>
          <w:lang w:val="en-US"/>
        </w:rPr>
        <w:t xml:space="preserve"> filed patent applications. It financially supported </w:t>
      </w:r>
      <w:r w:rsidR="00F02F70" w:rsidRPr="2FEE2662">
        <w:rPr>
          <w:sz w:val="20"/>
          <w:szCs w:val="20"/>
          <w:highlight w:val="yellow"/>
          <w:lang w:val="en-US"/>
        </w:rPr>
        <w:t>X</w:t>
      </w:r>
      <w:r w:rsidR="0029146A" w:rsidRPr="2FEE2662">
        <w:rPr>
          <w:sz w:val="20"/>
          <w:szCs w:val="20"/>
          <w:highlight w:val="yellow"/>
          <w:lang w:val="en-US"/>
        </w:rPr>
        <w:t xml:space="preserve"> graduate students, </w:t>
      </w:r>
      <w:r w:rsidR="00F02F70" w:rsidRPr="2FEE2662">
        <w:rPr>
          <w:sz w:val="20"/>
          <w:szCs w:val="20"/>
          <w:highlight w:val="yellow"/>
          <w:lang w:val="en-US"/>
        </w:rPr>
        <w:t>X</w:t>
      </w:r>
      <w:r w:rsidR="0029146A" w:rsidRPr="2FEE2662">
        <w:rPr>
          <w:sz w:val="20"/>
          <w:szCs w:val="20"/>
          <w:highlight w:val="yellow"/>
          <w:lang w:val="en-US"/>
        </w:rPr>
        <w:t xml:space="preserve"> </w:t>
      </w:r>
      <w:r w:rsidR="006114DA" w:rsidRPr="2FEE2662">
        <w:rPr>
          <w:sz w:val="20"/>
          <w:szCs w:val="20"/>
          <w:highlight w:val="yellow"/>
          <w:lang w:val="en-US"/>
        </w:rPr>
        <w:t>undergraduate students</w:t>
      </w:r>
      <w:r w:rsidR="0029146A" w:rsidRPr="2FEE2662">
        <w:rPr>
          <w:sz w:val="20"/>
          <w:szCs w:val="20"/>
          <w:highlight w:val="yellow"/>
          <w:lang w:val="en-US"/>
        </w:rPr>
        <w:t>,</w:t>
      </w:r>
      <w:r w:rsidR="006114DA" w:rsidRPr="2FEE2662">
        <w:rPr>
          <w:sz w:val="20"/>
          <w:szCs w:val="20"/>
          <w:highlight w:val="yellow"/>
          <w:lang w:val="en-US"/>
        </w:rPr>
        <w:t xml:space="preserve"> </w:t>
      </w:r>
      <w:r w:rsidR="00F02F70" w:rsidRPr="2FEE2662">
        <w:rPr>
          <w:sz w:val="20"/>
          <w:szCs w:val="20"/>
          <w:highlight w:val="yellow"/>
          <w:lang w:val="en-US"/>
        </w:rPr>
        <w:t>and X postdocs</w:t>
      </w:r>
      <w:r w:rsidR="0029146A" w:rsidRPr="2FEE2662">
        <w:rPr>
          <w:sz w:val="20"/>
          <w:szCs w:val="20"/>
          <w:highlight w:val="yellow"/>
          <w:lang w:val="en-US"/>
        </w:rPr>
        <w:t>.</w:t>
      </w:r>
    </w:p>
    <w:p w14:paraId="73F3D26F" w14:textId="30FA0166" w:rsidR="00F3659C" w:rsidRDefault="00B132E1" w:rsidP="2FEE2662">
      <w:pPr>
        <w:spacing w:line="240" w:lineRule="exact"/>
        <w:jc w:val="both"/>
        <w:rPr>
          <w:sz w:val="20"/>
          <w:szCs w:val="20"/>
          <w:lang w:val="en-US"/>
        </w:rPr>
      </w:pPr>
      <w:r w:rsidRPr="466F26AA">
        <w:rPr>
          <w:b/>
          <w:bCs/>
          <w:sz w:val="20"/>
          <w:szCs w:val="20"/>
          <w:lang w:val="en-US"/>
        </w:rPr>
        <w:t xml:space="preserve">C.1. Intellectual Merit. </w:t>
      </w:r>
      <w:r w:rsidR="00F02F70" w:rsidRPr="466F26AA">
        <w:rPr>
          <w:sz w:val="20"/>
          <w:szCs w:val="20"/>
          <w:lang w:val="en-US"/>
        </w:rPr>
        <w:t>T</w:t>
      </w:r>
      <w:r w:rsidR="00692B99" w:rsidRPr="466F26AA">
        <w:rPr>
          <w:sz w:val="20"/>
          <w:szCs w:val="20"/>
          <w:lang w:val="en-US"/>
        </w:rPr>
        <w:t xml:space="preserve">he PI’s </w:t>
      </w:r>
      <w:r w:rsidR="00F02F70" w:rsidRPr="466F26AA">
        <w:rPr>
          <w:sz w:val="20"/>
          <w:szCs w:val="20"/>
          <w:lang w:val="en-US"/>
        </w:rPr>
        <w:t xml:space="preserve">research </w:t>
      </w:r>
      <w:r w:rsidR="00692B99" w:rsidRPr="466F26AA">
        <w:rPr>
          <w:sz w:val="20"/>
          <w:szCs w:val="20"/>
          <w:lang w:val="en-US"/>
        </w:rPr>
        <w:t>group</w:t>
      </w:r>
      <w:r w:rsidR="00F02F70" w:rsidRPr="466F26AA">
        <w:rPr>
          <w:sz w:val="20"/>
          <w:szCs w:val="20"/>
          <w:lang w:val="en-US"/>
        </w:rPr>
        <w:t>’s have</w:t>
      </w:r>
      <w:r w:rsidR="00692B99" w:rsidRPr="466F26AA">
        <w:rPr>
          <w:sz w:val="20"/>
          <w:szCs w:val="20"/>
          <w:lang w:val="en-US"/>
        </w:rPr>
        <w:t xml:space="preserve"> developed capabilities of relevance to the present proposal on </w:t>
      </w:r>
      <w:commentRangeStart w:id="111"/>
      <w:r w:rsidR="2AF76A81" w:rsidRPr="466F26AA">
        <w:rPr>
          <w:sz w:val="20"/>
          <w:szCs w:val="20"/>
          <w:lang w:val="en-US"/>
        </w:rPr>
        <w:t xml:space="preserve">synthesizing AIE formulations with varying inhibition levels, </w:t>
      </w:r>
      <w:r w:rsidR="62557EC6" w:rsidRPr="466F26AA">
        <w:rPr>
          <w:sz w:val="20"/>
          <w:szCs w:val="20"/>
          <w:lang w:val="en-US"/>
        </w:rPr>
        <w:t>building</w:t>
      </w:r>
      <w:r w:rsidR="2AF76A81" w:rsidRPr="466F26AA">
        <w:rPr>
          <w:sz w:val="20"/>
          <w:szCs w:val="20"/>
          <w:lang w:val="en-US"/>
        </w:rPr>
        <w:t xml:space="preserve"> a </w:t>
      </w:r>
      <w:r w:rsidR="4B4192FA" w:rsidRPr="466F26AA">
        <w:rPr>
          <w:sz w:val="20"/>
          <w:szCs w:val="20"/>
          <w:lang w:val="en-US"/>
        </w:rPr>
        <w:t>machine capable of single-layer AIE characterization, setting up a single-layer</w:t>
      </w:r>
      <w:r w:rsidR="00F02F70" w:rsidRPr="466F26AA">
        <w:rPr>
          <w:sz w:val="20"/>
          <w:szCs w:val="20"/>
          <w:lang w:val="en-US"/>
        </w:rPr>
        <w:t xml:space="preserve"> </w:t>
      </w:r>
      <w:r w:rsidR="32F3E778" w:rsidRPr="466F26AA">
        <w:rPr>
          <w:sz w:val="20"/>
          <w:szCs w:val="20"/>
          <w:lang w:val="en-US"/>
        </w:rPr>
        <w:t xml:space="preserve">(“2D”) </w:t>
      </w:r>
      <w:r w:rsidR="15967EB3" w:rsidRPr="466F26AA">
        <w:rPr>
          <w:sz w:val="20"/>
          <w:szCs w:val="20"/>
          <w:lang w:val="en-US"/>
        </w:rPr>
        <w:t>simulation, and setting up an optimization procedure</w:t>
      </w:r>
      <w:r w:rsidR="208EEA02" w:rsidRPr="466F26AA">
        <w:rPr>
          <w:sz w:val="20"/>
          <w:szCs w:val="20"/>
          <w:lang w:val="en-US"/>
        </w:rPr>
        <w:t xml:space="preserve"> on top of the single-layer simulation</w:t>
      </w:r>
      <w:r w:rsidR="00F02F70" w:rsidRPr="466F26AA">
        <w:rPr>
          <w:sz w:val="20"/>
          <w:szCs w:val="20"/>
          <w:lang w:val="en-US"/>
        </w:rPr>
        <w:t>.</w:t>
      </w:r>
      <w:r w:rsidR="244C840B" w:rsidRPr="466F26AA">
        <w:rPr>
          <w:sz w:val="20"/>
          <w:szCs w:val="20"/>
          <w:lang w:val="en-US"/>
        </w:rPr>
        <w:t xml:space="preserve"> </w:t>
      </w:r>
    </w:p>
    <w:p w14:paraId="454136A4" w14:textId="6C8AD8C9" w:rsidR="0051783E" w:rsidRDefault="2B3F6341" w:rsidP="2FEE2662">
      <w:pPr>
        <w:spacing w:line="240" w:lineRule="exact"/>
        <w:ind w:firstLine="360"/>
        <w:jc w:val="both"/>
        <w:rPr>
          <w:sz w:val="20"/>
          <w:szCs w:val="20"/>
          <w:lang w:val="en-US"/>
        </w:rPr>
      </w:pPr>
      <w:r w:rsidRPr="466F26AA">
        <w:rPr>
          <w:i/>
          <w:iCs/>
          <w:sz w:val="20"/>
          <w:szCs w:val="20"/>
          <w:lang w:val="en-US"/>
        </w:rPr>
        <w:t>Synthesizing AIE formulations</w:t>
      </w:r>
      <w:r w:rsidR="002B24B0" w:rsidRPr="466F26AA">
        <w:rPr>
          <w:i/>
          <w:iCs/>
          <w:sz w:val="20"/>
          <w:szCs w:val="20"/>
          <w:lang w:val="en-US"/>
        </w:rPr>
        <w:t>.</w:t>
      </w:r>
      <w:r w:rsidR="002B24B0" w:rsidRPr="466F26AA">
        <w:rPr>
          <w:sz w:val="20"/>
          <w:szCs w:val="20"/>
          <w:lang w:val="en-US"/>
        </w:rPr>
        <w:t xml:space="preserve"> </w:t>
      </w:r>
    </w:p>
    <w:p w14:paraId="01D8342D" w14:textId="5F649198" w:rsidR="002B24B0" w:rsidRDefault="7BEBF593" w:rsidP="002B24B0">
      <w:pPr>
        <w:spacing w:after="60" w:line="240" w:lineRule="exact"/>
        <w:ind w:firstLine="360"/>
        <w:jc w:val="both"/>
      </w:pPr>
      <w:r w:rsidRPr="466F26AA">
        <w:rPr>
          <w:i/>
          <w:iCs/>
          <w:sz w:val="20"/>
          <w:szCs w:val="20"/>
          <w:lang w:val="en-US"/>
        </w:rPr>
        <w:t>Building a</w:t>
      </w:r>
      <w:r w:rsidR="0CE2D7FE" w:rsidRPr="466F26AA">
        <w:rPr>
          <w:i/>
          <w:iCs/>
          <w:sz w:val="20"/>
          <w:szCs w:val="20"/>
          <w:lang w:val="en-US"/>
        </w:rPr>
        <w:t>n AIE-capable</w:t>
      </w:r>
      <w:r w:rsidRPr="466F26AA">
        <w:rPr>
          <w:i/>
          <w:iCs/>
          <w:sz w:val="20"/>
          <w:szCs w:val="20"/>
          <w:lang w:val="en-US"/>
        </w:rPr>
        <w:t xml:space="preserve"> machine</w:t>
      </w:r>
      <w:r w:rsidR="002B24B0" w:rsidRPr="466F26AA">
        <w:rPr>
          <w:i/>
          <w:iCs/>
          <w:sz w:val="20"/>
          <w:szCs w:val="20"/>
          <w:lang w:val="en-US"/>
        </w:rPr>
        <w:t>.</w:t>
      </w:r>
      <w:r w:rsidR="002B24B0" w:rsidRPr="466F26AA">
        <w:rPr>
          <w:sz w:val="20"/>
          <w:szCs w:val="20"/>
          <w:lang w:val="en-US"/>
        </w:rPr>
        <w:t xml:space="preserve"> </w:t>
      </w:r>
      <w:commentRangeEnd w:id="111"/>
      <w:r w:rsidR="00F02F70">
        <w:rPr>
          <w:rStyle w:val="CommentReference"/>
          <w:sz w:val="22"/>
          <w:szCs w:val="22"/>
        </w:rPr>
        <w:commentReference w:id="111"/>
      </w:r>
    </w:p>
    <w:p w14:paraId="5F5EA92E" w14:textId="797C56DE" w:rsidR="4F9E0B31" w:rsidRDefault="4F9E0B31" w:rsidP="466F26AA">
      <w:pPr>
        <w:spacing w:after="60" w:line="240" w:lineRule="exact"/>
        <w:ind w:firstLine="360"/>
        <w:jc w:val="both"/>
      </w:pPr>
      <w:r w:rsidRPr="3B45473E">
        <w:rPr>
          <w:i/>
          <w:iCs/>
          <w:sz w:val="20"/>
          <w:szCs w:val="20"/>
          <w:lang w:val="en-US"/>
        </w:rPr>
        <w:t>Setting up a single-layer simulation:</w:t>
      </w:r>
      <w:r w:rsidRPr="3B45473E">
        <w:rPr>
          <w:sz w:val="20"/>
          <w:szCs w:val="20"/>
          <w:lang w:val="en-US"/>
        </w:rPr>
        <w:t xml:space="preserve"> </w:t>
      </w:r>
      <w:r w:rsidR="6FB58D7A" w:rsidRPr="3B45473E">
        <w:rPr>
          <w:sz w:val="20"/>
          <w:szCs w:val="20"/>
          <w:lang w:val="en-US"/>
        </w:rPr>
        <w:t>We first discretiz</w:t>
      </w:r>
      <w:r w:rsidR="3248D405" w:rsidRPr="3B45473E">
        <w:rPr>
          <w:sz w:val="20"/>
          <w:szCs w:val="20"/>
          <w:lang w:val="en-US"/>
        </w:rPr>
        <w:t>e</w:t>
      </w:r>
      <w:r w:rsidR="6FB58D7A" w:rsidRPr="3B45473E">
        <w:rPr>
          <w:sz w:val="20"/>
          <w:szCs w:val="20"/>
          <w:lang w:val="en-US"/>
        </w:rPr>
        <w:t xml:space="preserve"> a single layer into pixels, </w:t>
      </w:r>
      <w:r w:rsidR="72F6EC46" w:rsidRPr="3B45473E">
        <w:rPr>
          <w:sz w:val="20"/>
          <w:szCs w:val="20"/>
          <w:lang w:val="en-US"/>
        </w:rPr>
        <w:t xml:space="preserve">and describe </w:t>
      </w:r>
      <w:r w:rsidR="6FB58D7A" w:rsidRPr="3B45473E">
        <w:rPr>
          <w:sz w:val="20"/>
          <w:szCs w:val="20"/>
          <w:lang w:val="en-US"/>
        </w:rPr>
        <w:t xml:space="preserve">the pixels’ oxygen </w:t>
      </w:r>
      <w:r w:rsidR="68A3C0A2" w:rsidRPr="3B45473E">
        <w:rPr>
          <w:sz w:val="20"/>
          <w:szCs w:val="20"/>
          <w:lang w:val="en-US"/>
        </w:rPr>
        <w:t>levels</w:t>
      </w:r>
      <w:r w:rsidR="573C0B7D" w:rsidRPr="3B45473E">
        <w:rPr>
          <w:sz w:val="20"/>
          <w:szCs w:val="20"/>
          <w:lang w:val="en-US"/>
        </w:rPr>
        <w:t xml:space="preserve">, TEMPO (inhibitor) level (if </w:t>
      </w:r>
      <w:r w:rsidR="67B6FDE6" w:rsidRPr="3B45473E">
        <w:rPr>
          <w:sz w:val="20"/>
          <w:szCs w:val="20"/>
          <w:lang w:val="en-US"/>
        </w:rPr>
        <w:t>used</w:t>
      </w:r>
      <w:r w:rsidR="573C0B7D" w:rsidRPr="3B45473E">
        <w:rPr>
          <w:sz w:val="20"/>
          <w:szCs w:val="20"/>
          <w:lang w:val="en-US"/>
        </w:rPr>
        <w:t>),</w:t>
      </w:r>
      <w:r w:rsidR="68A3C0A2" w:rsidRPr="3B45473E">
        <w:rPr>
          <w:sz w:val="20"/>
          <w:szCs w:val="20"/>
          <w:lang w:val="en-US"/>
        </w:rPr>
        <w:t xml:space="preserve"> and degree of cure </w:t>
      </w:r>
      <w:r w:rsidR="4E6A4568" w:rsidRPr="3B45473E">
        <w:rPr>
          <w:sz w:val="20"/>
          <w:szCs w:val="20"/>
          <w:lang w:val="en-US"/>
        </w:rPr>
        <w:t xml:space="preserve">as </w:t>
      </w:r>
      <w:r w:rsidR="23DA8BB0" w:rsidRPr="3B45473E">
        <w:rPr>
          <w:sz w:val="20"/>
          <w:szCs w:val="20"/>
          <w:lang w:val="en-US"/>
        </w:rPr>
        <w:t>one</w:t>
      </w:r>
      <w:r w:rsidR="4E6A4568" w:rsidRPr="3B45473E">
        <w:rPr>
          <w:sz w:val="20"/>
          <w:szCs w:val="20"/>
          <w:lang w:val="en-US"/>
        </w:rPr>
        <w:t xml:space="preserve"> variable </w:t>
      </w:r>
      <w:r w:rsidR="4CB885F8" w:rsidRPr="3B45473E">
        <w:rPr>
          <w:sz w:val="20"/>
          <w:szCs w:val="20"/>
          <w:lang w:val="en-US"/>
        </w:rPr>
        <w:t xml:space="preserve">(a numpy tensor rank 2, or matrix) </w:t>
      </w:r>
      <w:r w:rsidR="4E6A4568" w:rsidRPr="3B45473E">
        <w:rPr>
          <w:sz w:val="20"/>
          <w:szCs w:val="20"/>
          <w:lang w:val="en-US"/>
        </w:rPr>
        <w:t xml:space="preserve">each. This was done in Python. </w:t>
      </w:r>
      <w:r w:rsidR="654EE845" w:rsidRPr="3B45473E">
        <w:rPr>
          <w:sz w:val="20"/>
          <w:szCs w:val="20"/>
          <w:lang w:val="en-US"/>
        </w:rPr>
        <w:t>Before the simulation begins, t</w:t>
      </w:r>
      <w:r w:rsidR="4E6A4568" w:rsidRPr="3B45473E">
        <w:rPr>
          <w:sz w:val="20"/>
          <w:szCs w:val="20"/>
          <w:lang w:val="en-US"/>
        </w:rPr>
        <w:t xml:space="preserve">he </w:t>
      </w:r>
      <w:r w:rsidR="66EC0534" w:rsidRPr="3B45473E">
        <w:rPr>
          <w:sz w:val="20"/>
          <w:szCs w:val="20"/>
          <w:lang w:val="en-US"/>
        </w:rPr>
        <w:t xml:space="preserve">code </w:t>
      </w:r>
      <w:r w:rsidR="5A26CC7A" w:rsidRPr="3B45473E">
        <w:rPr>
          <w:sz w:val="20"/>
          <w:szCs w:val="20"/>
          <w:lang w:val="en-US"/>
        </w:rPr>
        <w:t xml:space="preserve">imports a grayscale image and a projection intensity, which then calculates each pixel’s intensity. </w:t>
      </w:r>
      <w:r w:rsidR="400DC421" w:rsidRPr="3B45473E">
        <w:rPr>
          <w:sz w:val="20"/>
          <w:szCs w:val="20"/>
          <w:lang w:val="en-US"/>
        </w:rPr>
        <w:t xml:space="preserve">We blur the light at this point according to a Gaussian </w:t>
      </w:r>
      <w:r w:rsidR="23F923EB" w:rsidRPr="3B45473E">
        <w:rPr>
          <w:sz w:val="20"/>
          <w:szCs w:val="20"/>
          <w:lang w:val="en-US"/>
        </w:rPr>
        <w:t>convolutional kernel</w:t>
      </w:r>
      <w:r w:rsidR="400DC421" w:rsidRPr="3B45473E">
        <w:rPr>
          <w:sz w:val="20"/>
          <w:szCs w:val="20"/>
          <w:lang w:val="en-US"/>
        </w:rPr>
        <w:t xml:space="preserve">, and assume that the light is invariant from this point on. </w:t>
      </w:r>
      <w:r w:rsidR="5A26CC7A" w:rsidRPr="3B45473E">
        <w:rPr>
          <w:sz w:val="20"/>
          <w:szCs w:val="20"/>
          <w:lang w:val="en-US"/>
        </w:rPr>
        <w:t xml:space="preserve">As time progresses per time-step, </w:t>
      </w:r>
      <w:r w:rsidR="0A5DE581" w:rsidRPr="3B45473E">
        <w:rPr>
          <w:sz w:val="20"/>
          <w:szCs w:val="20"/>
          <w:lang w:val="en-US"/>
        </w:rPr>
        <w:t>the dosage can be calculated per pixel</w:t>
      </w:r>
      <w:r w:rsidR="2E2B6FD0" w:rsidRPr="3B45473E">
        <w:rPr>
          <w:sz w:val="20"/>
          <w:szCs w:val="20"/>
          <w:lang w:val="en-US"/>
        </w:rPr>
        <w:t xml:space="preserve"> (chemically speaking, we equate generated radicals to dosage)</w:t>
      </w:r>
      <w:r w:rsidR="0A5DE581" w:rsidRPr="3B45473E">
        <w:rPr>
          <w:sz w:val="20"/>
          <w:szCs w:val="20"/>
          <w:lang w:val="en-US"/>
        </w:rPr>
        <w:t>. A set of rules follow:</w:t>
      </w:r>
    </w:p>
    <w:p w14:paraId="43A4A8BE" w14:textId="31D267E2" w:rsidR="0A5DE581" w:rsidRDefault="0A5DE581" w:rsidP="466F26AA">
      <w:pPr>
        <w:pStyle w:val="ListParagraph"/>
        <w:numPr>
          <w:ilvl w:val="0"/>
          <w:numId w:val="1"/>
        </w:numPr>
        <w:spacing w:after="60" w:line="240" w:lineRule="exact"/>
        <w:jc w:val="both"/>
        <w:rPr>
          <w:sz w:val="20"/>
          <w:szCs w:val="20"/>
          <w:lang w:val="en-US"/>
        </w:rPr>
      </w:pPr>
      <w:r w:rsidRPr="466F26AA">
        <w:rPr>
          <w:sz w:val="20"/>
          <w:szCs w:val="20"/>
          <w:lang w:val="en-US"/>
        </w:rPr>
        <w:t>Dosage is first used to decrease the oxygen level according to a linear slope.</w:t>
      </w:r>
    </w:p>
    <w:p w14:paraId="6BD8EE7F" w14:textId="08BC150F" w:rsidR="0A5DE581" w:rsidRDefault="0A5DE581" w:rsidP="466F26AA">
      <w:pPr>
        <w:pStyle w:val="ListParagraph"/>
        <w:numPr>
          <w:ilvl w:val="0"/>
          <w:numId w:val="1"/>
        </w:numPr>
        <w:spacing w:after="60" w:line="240" w:lineRule="exact"/>
        <w:jc w:val="both"/>
        <w:rPr>
          <w:sz w:val="20"/>
          <w:szCs w:val="20"/>
          <w:lang w:val="en-US"/>
        </w:rPr>
      </w:pPr>
      <w:r w:rsidRPr="466F26AA">
        <w:rPr>
          <w:sz w:val="20"/>
          <w:szCs w:val="20"/>
          <w:lang w:val="en-US"/>
        </w:rPr>
        <w:t>If dosage is left over after oxygen level decreases to zero, the leftover dosage is used to decrease TEMPO level according to another linear slope (if used)</w:t>
      </w:r>
      <w:r w:rsidR="3EB0213B" w:rsidRPr="466F26AA">
        <w:rPr>
          <w:sz w:val="20"/>
          <w:szCs w:val="20"/>
          <w:lang w:val="en-US"/>
        </w:rPr>
        <w:t>.</w:t>
      </w:r>
    </w:p>
    <w:p w14:paraId="1BBF1F31" w14:textId="42EBD7D2" w:rsidR="3EB0213B" w:rsidRDefault="3EB0213B" w:rsidP="466F26AA">
      <w:pPr>
        <w:pStyle w:val="ListParagraph"/>
        <w:numPr>
          <w:ilvl w:val="0"/>
          <w:numId w:val="1"/>
        </w:numPr>
        <w:spacing w:after="60" w:line="240" w:lineRule="exact"/>
        <w:jc w:val="both"/>
        <w:rPr>
          <w:sz w:val="20"/>
          <w:szCs w:val="20"/>
          <w:lang w:val="en-US"/>
        </w:rPr>
      </w:pPr>
      <w:r w:rsidRPr="466F26AA">
        <w:rPr>
          <w:sz w:val="20"/>
          <w:szCs w:val="20"/>
          <w:lang w:val="en-US"/>
        </w:rPr>
        <w:t xml:space="preserve">If dosage is left over after TEMPO reaches zero, the leftover dosage is used to increase degree of cure according to a </w:t>
      </w:r>
      <w:r w:rsidR="0CCF2E24" w:rsidRPr="466F26AA">
        <w:rPr>
          <w:sz w:val="20"/>
          <w:szCs w:val="20"/>
          <w:lang w:val="en-US"/>
        </w:rPr>
        <w:t>simplified exponential curve (ref - see MSEC)</w:t>
      </w:r>
    </w:p>
    <w:p w14:paraId="1BE168B7" w14:textId="1642B3C3" w:rsidR="0CCF2E24" w:rsidRDefault="0CCF2E24" w:rsidP="3B45473E">
      <w:pPr>
        <w:pStyle w:val="ListParagraph"/>
        <w:numPr>
          <w:ilvl w:val="0"/>
          <w:numId w:val="1"/>
        </w:numPr>
        <w:spacing w:after="60" w:line="240" w:lineRule="exact"/>
        <w:jc w:val="both"/>
        <w:rPr>
          <w:sz w:val="20"/>
          <w:szCs w:val="20"/>
          <w:lang w:val="en-US"/>
        </w:rPr>
      </w:pPr>
      <w:r w:rsidRPr="3B45473E">
        <w:rPr>
          <w:sz w:val="20"/>
          <w:szCs w:val="20"/>
          <w:lang w:val="en-US"/>
        </w:rPr>
        <w:t xml:space="preserve">Oxygen and TEMPO are </w:t>
      </w:r>
      <w:r w:rsidR="2B8DCAFE" w:rsidRPr="3B45473E">
        <w:rPr>
          <w:sz w:val="20"/>
          <w:szCs w:val="20"/>
          <w:lang w:val="en-US"/>
        </w:rPr>
        <w:t xml:space="preserve">each </w:t>
      </w:r>
      <w:r w:rsidRPr="3B45473E">
        <w:rPr>
          <w:sz w:val="20"/>
          <w:szCs w:val="20"/>
          <w:lang w:val="en-US"/>
        </w:rPr>
        <w:t xml:space="preserve">allowed to diffuse according to </w:t>
      </w:r>
      <w:r w:rsidR="1AF763DE" w:rsidRPr="3B45473E">
        <w:rPr>
          <w:sz w:val="20"/>
          <w:szCs w:val="20"/>
          <w:lang w:val="en-US"/>
        </w:rPr>
        <w:t>Fick’s Laws</w:t>
      </w:r>
      <w:r w:rsidR="3A733605" w:rsidRPr="3B45473E">
        <w:rPr>
          <w:sz w:val="20"/>
          <w:szCs w:val="20"/>
          <w:lang w:val="en-US"/>
        </w:rPr>
        <w:t xml:space="preserve"> or </w:t>
      </w:r>
      <w:r w:rsidR="19EF6FEC" w:rsidRPr="3B45473E">
        <w:rPr>
          <w:sz w:val="20"/>
          <w:szCs w:val="20"/>
          <w:lang w:val="en-US"/>
        </w:rPr>
        <w:t xml:space="preserve">a </w:t>
      </w:r>
      <w:r w:rsidR="255C3B7E" w:rsidRPr="3B45473E">
        <w:rPr>
          <w:sz w:val="20"/>
          <w:szCs w:val="20"/>
          <w:lang w:val="en-US"/>
        </w:rPr>
        <w:t xml:space="preserve">Gaussian </w:t>
      </w:r>
      <w:r w:rsidR="19EF6FEC" w:rsidRPr="3B45473E">
        <w:rPr>
          <w:sz w:val="20"/>
          <w:szCs w:val="20"/>
          <w:lang w:val="en-US"/>
        </w:rPr>
        <w:t>convolutional kernel</w:t>
      </w:r>
      <w:r w:rsidR="3A733605" w:rsidRPr="3B45473E">
        <w:rPr>
          <w:sz w:val="20"/>
          <w:szCs w:val="20"/>
          <w:lang w:val="en-US"/>
        </w:rPr>
        <w:t>.</w:t>
      </w:r>
    </w:p>
    <w:p w14:paraId="70020B56" w14:textId="4EAC4E71" w:rsidR="3A733605" w:rsidRDefault="3A733605" w:rsidP="466F26AA">
      <w:pPr>
        <w:spacing w:after="60" w:line="240" w:lineRule="exact"/>
        <w:ind w:firstLine="360"/>
        <w:jc w:val="both"/>
      </w:pPr>
      <w:r w:rsidRPr="46AD70A6">
        <w:rPr>
          <w:sz w:val="20"/>
          <w:szCs w:val="20"/>
          <w:lang w:val="en-US"/>
        </w:rPr>
        <w:t xml:space="preserve">This is described in the left part of Figure </w:t>
      </w:r>
      <w:r w:rsidR="529D70CE" w:rsidRPr="46AD70A6">
        <w:rPr>
          <w:sz w:val="20"/>
          <w:szCs w:val="20"/>
          <w:lang w:val="en-US"/>
        </w:rPr>
        <w:t>2</w:t>
      </w:r>
      <w:r w:rsidRPr="46AD70A6">
        <w:rPr>
          <w:sz w:val="20"/>
          <w:szCs w:val="20"/>
          <w:lang w:val="en-US"/>
        </w:rPr>
        <w:t xml:space="preserve"> below.</w:t>
      </w:r>
    </w:p>
    <w:p w14:paraId="6F5D693D" w14:textId="067652EB" w:rsidR="0E11E3E4" w:rsidRDefault="0E11E3E4" w:rsidP="3B45473E">
      <w:pPr>
        <w:spacing w:after="60" w:line="240" w:lineRule="exact"/>
        <w:jc w:val="both"/>
      </w:pPr>
      <w:r>
        <w:rPr>
          <w:noProof/>
        </w:rPr>
        <w:drawing>
          <wp:inline distT="0" distB="0" distL="0" distR="0" wp14:anchorId="3D770A5A" wp14:editId="3E786A34">
            <wp:extent cx="5943600" cy="2571750"/>
            <wp:effectExtent l="0" t="0" r="0" b="0"/>
            <wp:docPr id="881065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65401" name="Picture 881065401"/>
                    <pic:cNvPicPr/>
                  </pic:nvPicPr>
                  <pic:blipFill>
                    <a:blip r:embed="rId14">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r w:rsidR="79775616">
        <w:t xml:space="preserve">Figure </w:t>
      </w:r>
      <w:r w:rsidR="052BB5E3">
        <w:t>2</w:t>
      </w:r>
      <w:r w:rsidR="0CB9A3D8">
        <w:t>: Schematic of the single-layer simulation and optimization model.</w:t>
      </w:r>
    </w:p>
    <w:p w14:paraId="2832416B" w14:textId="024320FB" w:rsidR="4F88B098" w:rsidRDefault="4F88B098" w:rsidP="3B45473E">
      <w:pPr>
        <w:spacing w:after="60" w:line="240" w:lineRule="exact"/>
        <w:ind w:firstLine="360"/>
        <w:jc w:val="both"/>
      </w:pPr>
      <w:r w:rsidRPr="3B45473E">
        <w:rPr>
          <w:sz w:val="20"/>
          <w:szCs w:val="20"/>
          <w:lang w:val="en-US"/>
        </w:rPr>
        <w:t>We</w:t>
      </w:r>
      <w:r w:rsidR="3A733605" w:rsidRPr="3B45473E">
        <w:rPr>
          <w:sz w:val="20"/>
          <w:szCs w:val="20"/>
          <w:lang w:val="en-US"/>
        </w:rPr>
        <w:t xml:space="preserve"> first note the choice of mechanism for </w:t>
      </w:r>
      <w:r w:rsidR="302463A3" w:rsidRPr="3B45473E">
        <w:rPr>
          <w:sz w:val="20"/>
          <w:szCs w:val="20"/>
          <w:lang w:val="en-US"/>
        </w:rPr>
        <w:t xml:space="preserve">molecular </w:t>
      </w:r>
      <w:r w:rsidR="3A733605" w:rsidRPr="3B45473E">
        <w:rPr>
          <w:sz w:val="20"/>
          <w:szCs w:val="20"/>
          <w:lang w:val="en-US"/>
        </w:rPr>
        <w:t xml:space="preserve">diffusion: either through </w:t>
      </w:r>
      <w:r w:rsidR="0A721EEB" w:rsidRPr="3B45473E">
        <w:rPr>
          <w:sz w:val="20"/>
          <w:szCs w:val="20"/>
          <w:lang w:val="en-US"/>
        </w:rPr>
        <w:t>Fick’s Laws</w:t>
      </w:r>
      <w:r w:rsidR="7E02B55A" w:rsidRPr="3B45473E">
        <w:rPr>
          <w:sz w:val="20"/>
          <w:szCs w:val="20"/>
          <w:lang w:val="en-US"/>
        </w:rPr>
        <w:t xml:space="preserve">, or a </w:t>
      </w:r>
      <w:r w:rsidR="4D65D649" w:rsidRPr="3B45473E">
        <w:rPr>
          <w:sz w:val="20"/>
          <w:szCs w:val="20"/>
          <w:lang w:val="en-US"/>
        </w:rPr>
        <w:t>Gaussian convolutional kernel</w:t>
      </w:r>
      <w:r w:rsidR="7E02B55A" w:rsidRPr="3B45473E">
        <w:rPr>
          <w:sz w:val="20"/>
          <w:szCs w:val="20"/>
          <w:lang w:val="en-US"/>
        </w:rPr>
        <w:t xml:space="preserve">. </w:t>
      </w:r>
      <w:r w:rsidR="1EAC1022" w:rsidRPr="3B45473E">
        <w:rPr>
          <w:sz w:val="20"/>
          <w:szCs w:val="20"/>
          <w:lang w:val="en-US"/>
        </w:rPr>
        <w:t>Our first, naive choice was to use Fick’s Laws for diffusion, but this resulted in an upper bound to the time-step according to the Courant-Friedrichs-Lewy condition, which g</w:t>
      </w:r>
      <w:r w:rsidR="40A7526D" w:rsidRPr="3B45473E">
        <w:rPr>
          <w:sz w:val="20"/>
          <w:szCs w:val="20"/>
          <w:lang w:val="en-US"/>
        </w:rPr>
        <w:t>reatly increases computational runtime</w:t>
      </w:r>
      <w:r w:rsidR="06412478" w:rsidRPr="3B45473E">
        <w:rPr>
          <w:sz w:val="20"/>
          <w:szCs w:val="20"/>
          <w:lang w:val="en-US"/>
        </w:rPr>
        <w:t>. The second choice is adapted from Swiss EPFL paper, which approximates diffusion</w:t>
      </w:r>
      <w:r w:rsidR="16CBB446" w:rsidRPr="3B45473E">
        <w:rPr>
          <w:sz w:val="20"/>
          <w:szCs w:val="20"/>
          <w:lang w:val="en-US"/>
        </w:rPr>
        <w:t xml:space="preserve"> but runs faster</w:t>
      </w:r>
      <w:r w:rsidR="06412478" w:rsidRPr="3B45473E">
        <w:rPr>
          <w:sz w:val="20"/>
          <w:szCs w:val="20"/>
          <w:lang w:val="en-US"/>
        </w:rPr>
        <w:t xml:space="preserve"> – we found this to give identical results (ref – ASPE-euspen paper).</w:t>
      </w:r>
    </w:p>
    <w:p w14:paraId="309A2D1F" w14:textId="6654F5E3" w:rsidR="359540BA" w:rsidRDefault="359540BA" w:rsidP="3B45473E">
      <w:pPr>
        <w:spacing w:after="60" w:line="240" w:lineRule="exact"/>
        <w:ind w:firstLine="360"/>
        <w:jc w:val="both"/>
      </w:pPr>
      <w:r w:rsidRPr="46AD70A6">
        <w:rPr>
          <w:sz w:val="20"/>
          <w:szCs w:val="20"/>
          <w:lang w:val="en-US"/>
        </w:rPr>
        <w:t xml:space="preserve">We </w:t>
      </w:r>
      <w:r w:rsidR="7A077924" w:rsidRPr="46AD70A6">
        <w:rPr>
          <w:sz w:val="20"/>
          <w:szCs w:val="20"/>
          <w:lang w:val="en-US"/>
        </w:rPr>
        <w:t xml:space="preserve">then </w:t>
      </w:r>
      <w:r w:rsidRPr="46AD70A6">
        <w:rPr>
          <w:sz w:val="20"/>
          <w:szCs w:val="20"/>
          <w:lang w:val="en-US"/>
        </w:rPr>
        <w:t>note the requirement of s</w:t>
      </w:r>
      <w:r w:rsidR="13909948" w:rsidRPr="46AD70A6">
        <w:rPr>
          <w:sz w:val="20"/>
          <w:szCs w:val="20"/>
          <w:lang w:val="en-US"/>
        </w:rPr>
        <w:t>ix</w:t>
      </w:r>
      <w:r w:rsidRPr="46AD70A6">
        <w:rPr>
          <w:sz w:val="20"/>
          <w:szCs w:val="20"/>
          <w:lang w:val="en-US"/>
        </w:rPr>
        <w:t xml:space="preserve"> </w:t>
      </w:r>
      <w:r w:rsidR="385F1BC2" w:rsidRPr="46AD70A6">
        <w:rPr>
          <w:sz w:val="20"/>
          <w:szCs w:val="20"/>
          <w:lang w:val="en-US"/>
        </w:rPr>
        <w:t>experimentally determined parameter</w:t>
      </w:r>
      <w:r w:rsidRPr="46AD70A6">
        <w:rPr>
          <w:sz w:val="20"/>
          <w:szCs w:val="20"/>
          <w:lang w:val="en-US"/>
        </w:rPr>
        <w:t xml:space="preserve">s:- light-blurring Gaussian standard deviation (sigma), dosage-to-oxygen linear slope, </w:t>
      </w:r>
      <w:r w:rsidR="62142D81" w:rsidRPr="46AD70A6">
        <w:rPr>
          <w:sz w:val="20"/>
          <w:szCs w:val="20"/>
          <w:lang w:val="en-US"/>
        </w:rPr>
        <w:t xml:space="preserve">oxygen-diffusion Gaussian sigma, </w:t>
      </w:r>
      <w:r w:rsidRPr="46AD70A6">
        <w:rPr>
          <w:sz w:val="20"/>
          <w:szCs w:val="20"/>
          <w:lang w:val="en-US"/>
        </w:rPr>
        <w:t>dosage-to-TEMPO linear slope (</w:t>
      </w:r>
      <w:r w:rsidR="0BC3DCD2" w:rsidRPr="46AD70A6">
        <w:rPr>
          <w:sz w:val="20"/>
          <w:szCs w:val="20"/>
          <w:lang w:val="en-US"/>
        </w:rPr>
        <w:t xml:space="preserve">if used), </w:t>
      </w:r>
      <w:r w:rsidR="058270A0" w:rsidRPr="46AD70A6">
        <w:rPr>
          <w:sz w:val="20"/>
          <w:szCs w:val="20"/>
          <w:lang w:val="en-US"/>
        </w:rPr>
        <w:t xml:space="preserve">TEMPO-diffusion Gaussian sigma (if used), and the dosage-to-cure exponential curve. We first disregard TEMPO by using a TEMPO-free </w:t>
      </w:r>
      <w:r w:rsidR="58D4BE81" w:rsidRPr="46AD70A6">
        <w:rPr>
          <w:sz w:val="20"/>
          <w:szCs w:val="20"/>
          <w:lang w:val="en-US"/>
        </w:rPr>
        <w:t xml:space="preserve">formulation. We then </w:t>
      </w:r>
      <w:r w:rsidR="57974E61" w:rsidRPr="46AD70A6">
        <w:rPr>
          <w:sz w:val="20"/>
          <w:szCs w:val="20"/>
          <w:lang w:val="en-US"/>
        </w:rPr>
        <w:t xml:space="preserve">effectively </w:t>
      </w:r>
      <w:r w:rsidR="58D4BE81" w:rsidRPr="46AD70A6">
        <w:rPr>
          <w:sz w:val="20"/>
          <w:szCs w:val="20"/>
          <w:lang w:val="en-US"/>
        </w:rPr>
        <w:t>disregard oxygen diffusion and light blurring by projecting a large uniform circle onto the resin, and analyzing only the middle of the circle</w:t>
      </w:r>
      <w:r w:rsidR="30CCE0CA" w:rsidRPr="46AD70A6">
        <w:rPr>
          <w:sz w:val="20"/>
          <w:szCs w:val="20"/>
          <w:lang w:val="en-US"/>
        </w:rPr>
        <w:t xml:space="preserve">, </w:t>
      </w:r>
      <w:r w:rsidR="6B7AFB31" w:rsidRPr="46AD70A6">
        <w:rPr>
          <w:sz w:val="20"/>
          <w:szCs w:val="20"/>
          <w:lang w:val="en-US"/>
        </w:rPr>
        <w:t xml:space="preserve">where we assume oxygen diffusion and light blurring is too far away to give any effect. </w:t>
      </w:r>
      <w:r w:rsidR="0AC39C8B" w:rsidRPr="46AD70A6">
        <w:rPr>
          <w:sz w:val="20"/>
          <w:szCs w:val="20"/>
          <w:lang w:val="en-US"/>
        </w:rPr>
        <w:t xml:space="preserve">The fluorescence can be normalized to give degree of cure from 0 to 1. </w:t>
      </w:r>
      <w:r w:rsidR="642F2E98" w:rsidRPr="46AD70A6">
        <w:rPr>
          <w:sz w:val="20"/>
          <w:szCs w:val="20"/>
          <w:lang w:val="en-US"/>
        </w:rPr>
        <w:t xml:space="preserve">For any tested intensity, we can extract dosage-to-oxygen linear slope and dosage-to-cure exponential curves, which we have found to be </w:t>
      </w:r>
      <w:r w:rsidR="5EBB6D63" w:rsidRPr="46AD70A6">
        <w:rPr>
          <w:sz w:val="20"/>
          <w:szCs w:val="20"/>
          <w:lang w:val="en-US"/>
        </w:rPr>
        <w:t xml:space="preserve">quite repeatable. By conducting such tests over a range of intensities, we can fit these parameters to an equation, and as such we can interpolate </w:t>
      </w:r>
      <w:r w:rsidR="287628A3" w:rsidRPr="46AD70A6">
        <w:rPr>
          <w:sz w:val="20"/>
          <w:szCs w:val="20"/>
          <w:lang w:val="en-US"/>
        </w:rPr>
        <w:t xml:space="preserve">the parameters for </w:t>
      </w:r>
      <w:r w:rsidR="5EBB6D63" w:rsidRPr="46AD70A6">
        <w:rPr>
          <w:sz w:val="20"/>
          <w:szCs w:val="20"/>
          <w:lang w:val="en-US"/>
        </w:rPr>
        <w:t>any given intensity.</w:t>
      </w:r>
    </w:p>
    <w:p w14:paraId="7A07CDA1" w14:textId="30B888D2" w:rsidR="7868B29D" w:rsidRDefault="7868B29D" w:rsidP="46AD70A6">
      <w:pPr>
        <w:spacing w:after="60" w:line="240" w:lineRule="exact"/>
        <w:ind w:firstLine="360"/>
        <w:jc w:val="both"/>
      </w:pPr>
      <w:r w:rsidRPr="46AD70A6">
        <w:rPr>
          <w:sz w:val="20"/>
          <w:szCs w:val="20"/>
          <w:lang w:val="en-US"/>
        </w:rPr>
        <w:t>We now analyze oxygen diffusion and light blurring by projecting an L-shape</w:t>
      </w:r>
      <w:r w:rsidR="323E51AE" w:rsidRPr="46AD70A6">
        <w:rPr>
          <w:sz w:val="20"/>
          <w:szCs w:val="20"/>
          <w:lang w:val="en-US"/>
        </w:rPr>
        <w:t xml:space="preserve">, which includes </w:t>
      </w:r>
      <w:r w:rsidR="6EBF8FE5" w:rsidRPr="46AD70A6">
        <w:rPr>
          <w:sz w:val="20"/>
          <w:szCs w:val="20"/>
          <w:lang w:val="en-US"/>
        </w:rPr>
        <w:t xml:space="preserve">1 </w:t>
      </w:r>
      <w:r w:rsidR="323E51AE" w:rsidRPr="46AD70A6">
        <w:rPr>
          <w:sz w:val="20"/>
          <w:szCs w:val="20"/>
          <w:lang w:val="en-US"/>
        </w:rPr>
        <w:t xml:space="preserve">internal and </w:t>
      </w:r>
      <w:r w:rsidR="1B920682" w:rsidRPr="46AD70A6">
        <w:rPr>
          <w:sz w:val="20"/>
          <w:szCs w:val="20"/>
          <w:lang w:val="en-US"/>
        </w:rPr>
        <w:t xml:space="preserve">5 </w:t>
      </w:r>
      <w:r w:rsidR="323E51AE" w:rsidRPr="46AD70A6">
        <w:rPr>
          <w:sz w:val="20"/>
          <w:szCs w:val="20"/>
          <w:lang w:val="en-US"/>
        </w:rPr>
        <w:t xml:space="preserve">external corners. </w:t>
      </w:r>
      <w:r w:rsidR="22A195FD" w:rsidRPr="46AD70A6">
        <w:rPr>
          <w:sz w:val="20"/>
          <w:szCs w:val="20"/>
          <w:lang w:val="en-US"/>
        </w:rPr>
        <w:t xml:space="preserve">Oxygen, being an inhibitor, will only affect </w:t>
      </w:r>
      <w:r w:rsidR="47DB0C58" w:rsidRPr="46AD70A6">
        <w:rPr>
          <w:sz w:val="20"/>
          <w:szCs w:val="20"/>
          <w:lang w:val="en-US"/>
        </w:rPr>
        <w:t xml:space="preserve">the </w:t>
      </w:r>
      <w:r w:rsidR="22A195FD" w:rsidRPr="46AD70A6">
        <w:rPr>
          <w:sz w:val="20"/>
          <w:szCs w:val="20"/>
          <w:lang w:val="en-US"/>
        </w:rPr>
        <w:t>external corners</w:t>
      </w:r>
      <w:r w:rsidR="41587945" w:rsidRPr="46AD70A6">
        <w:rPr>
          <w:sz w:val="20"/>
          <w:szCs w:val="20"/>
          <w:lang w:val="en-US"/>
        </w:rPr>
        <w:t>, whereas light blurring will affect internal and external corners, and as such we can differentiate the</w:t>
      </w:r>
      <w:r w:rsidR="603A8ABE" w:rsidRPr="46AD70A6">
        <w:rPr>
          <w:sz w:val="20"/>
          <w:szCs w:val="20"/>
          <w:lang w:val="en-US"/>
        </w:rPr>
        <w:t xml:space="preserve"> relative</w:t>
      </w:r>
      <w:r w:rsidR="41587945" w:rsidRPr="46AD70A6">
        <w:rPr>
          <w:sz w:val="20"/>
          <w:szCs w:val="20"/>
          <w:lang w:val="en-US"/>
        </w:rPr>
        <w:t xml:space="preserve"> importance of either parameter. We simulate multiple runs of L-shapes using different </w:t>
      </w:r>
      <w:r w:rsidR="245CD82A" w:rsidRPr="46AD70A6">
        <w:rPr>
          <w:sz w:val="20"/>
          <w:szCs w:val="20"/>
          <w:lang w:val="en-US"/>
        </w:rPr>
        <w:t xml:space="preserve">parameter values, and find that light blurring plays a much larger role in decreasing fidelity than oxygen diffusion, and can only be estimated by </w:t>
      </w:r>
      <w:r w:rsidR="7DF0FF16" w:rsidRPr="46AD70A6">
        <w:rPr>
          <w:sz w:val="20"/>
          <w:szCs w:val="20"/>
          <w:lang w:val="en-US"/>
        </w:rPr>
        <w:t>eye to an accuracy of about fifty microns in standard deviation</w:t>
      </w:r>
      <w:r w:rsidR="3137CF25" w:rsidRPr="46AD70A6">
        <w:rPr>
          <w:sz w:val="20"/>
          <w:szCs w:val="20"/>
          <w:lang w:val="en-US"/>
        </w:rPr>
        <w:t xml:space="preserve">, </w:t>
      </w:r>
      <w:r w:rsidR="57645074" w:rsidRPr="46AD70A6">
        <w:rPr>
          <w:sz w:val="20"/>
          <w:szCs w:val="20"/>
          <w:lang w:val="en-US"/>
        </w:rPr>
        <w:t>which</w:t>
      </w:r>
      <w:r w:rsidR="3137CF25" w:rsidRPr="46AD70A6">
        <w:rPr>
          <w:sz w:val="20"/>
          <w:szCs w:val="20"/>
          <w:lang w:val="en-US"/>
        </w:rPr>
        <w:t xml:space="preserve"> does not vary at different intensity levels. </w:t>
      </w:r>
      <w:r w:rsidR="3351D8A9" w:rsidRPr="46AD70A6">
        <w:rPr>
          <w:sz w:val="20"/>
          <w:szCs w:val="20"/>
          <w:lang w:val="en-US"/>
        </w:rPr>
        <w:t xml:space="preserve">The effects of oxygen diffusion are minor. We give an example of the </w:t>
      </w:r>
      <w:r w:rsidR="7C41ED52" w:rsidRPr="46AD70A6">
        <w:rPr>
          <w:sz w:val="20"/>
          <w:szCs w:val="20"/>
          <w:lang w:val="en-US"/>
        </w:rPr>
        <w:t xml:space="preserve">poor experimental and simulated fidelity of a star shape in Figure </w:t>
      </w:r>
      <w:r w:rsidR="7CDC87C7" w:rsidRPr="46AD70A6">
        <w:rPr>
          <w:sz w:val="20"/>
          <w:szCs w:val="20"/>
          <w:lang w:val="en-US"/>
        </w:rPr>
        <w:t>3</w:t>
      </w:r>
      <w:r w:rsidR="7C41ED52" w:rsidRPr="46AD70A6">
        <w:rPr>
          <w:sz w:val="20"/>
          <w:szCs w:val="20"/>
          <w:lang w:val="en-US"/>
        </w:rPr>
        <w:t>a~d.</w:t>
      </w:r>
      <w:r w:rsidR="47F937F6" w:rsidRPr="46AD70A6">
        <w:rPr>
          <w:sz w:val="20"/>
          <w:szCs w:val="20"/>
          <w:lang w:val="en-US"/>
        </w:rPr>
        <w:t xml:space="preserve"> We can do the same for TEMPO</w:t>
      </w:r>
      <w:r w:rsidR="6CBE83EC" w:rsidRPr="46AD70A6">
        <w:rPr>
          <w:sz w:val="20"/>
          <w:szCs w:val="20"/>
          <w:lang w:val="en-US"/>
        </w:rPr>
        <w:t>, given varying TEMPO formulations.</w:t>
      </w:r>
    </w:p>
    <w:p w14:paraId="4318028A" w14:textId="06910C04" w:rsidR="0BC1C456" w:rsidRDefault="0BC1C456" w:rsidP="3B45473E">
      <w:pPr>
        <w:spacing w:after="60" w:line="240" w:lineRule="exact"/>
        <w:jc w:val="both"/>
        <w:rPr>
          <w:lang w:val="en-US"/>
        </w:rPr>
      </w:pPr>
      <w:r>
        <w:rPr>
          <w:noProof/>
        </w:rPr>
        <w:drawing>
          <wp:inline distT="0" distB="0" distL="0" distR="0" wp14:anchorId="2B2A502B" wp14:editId="64190AB0">
            <wp:extent cx="5943600" cy="2895600"/>
            <wp:effectExtent l="0" t="0" r="0" b="0"/>
            <wp:docPr id="1561185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85977" name="Picture 1561185977"/>
                    <pic:cNvPicPr/>
                  </pic:nvPicPr>
                  <pic:blipFill>
                    <a:blip r:embed="rId15">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r w:rsidR="1563CE44" w:rsidRPr="46AD70A6">
        <w:rPr>
          <w:lang w:val="en-US"/>
        </w:rPr>
        <w:t xml:space="preserve">Figure </w:t>
      </w:r>
      <w:r w:rsidR="2A945EC0" w:rsidRPr="46AD70A6">
        <w:rPr>
          <w:lang w:val="en-US"/>
        </w:rPr>
        <w:t>3</w:t>
      </w:r>
      <w:r w:rsidR="6767142F" w:rsidRPr="46AD70A6">
        <w:rPr>
          <w:lang w:val="en-US"/>
        </w:rPr>
        <w:t>: a) a projected star shape, b) the light-blurred star shape, c) the simulated cure</w:t>
      </w:r>
      <w:r w:rsidR="303F4345" w:rsidRPr="46AD70A6">
        <w:rPr>
          <w:lang w:val="en-US"/>
        </w:rPr>
        <w:t xml:space="preserve"> (color-mapped)</w:t>
      </w:r>
      <w:r w:rsidR="6767142F" w:rsidRPr="46AD70A6">
        <w:rPr>
          <w:lang w:val="en-US"/>
        </w:rPr>
        <w:t xml:space="preserve">, d) a zoomed-in comparison of projected star shape and experimental cure. e~h) </w:t>
      </w:r>
      <w:r w:rsidR="329A5FD4" w:rsidRPr="46AD70A6">
        <w:rPr>
          <w:lang w:val="en-US"/>
        </w:rPr>
        <w:t>an optimized star shape.</w:t>
      </w:r>
    </w:p>
    <w:p w14:paraId="158C116B" w14:textId="32A6EFF4" w:rsidR="3A733605" w:rsidRDefault="3A733605" w:rsidP="46AD70A6">
      <w:pPr>
        <w:spacing w:after="60" w:line="240" w:lineRule="exact"/>
        <w:ind w:firstLine="360"/>
        <w:jc w:val="both"/>
        <w:rPr>
          <w:sz w:val="20"/>
          <w:szCs w:val="20"/>
          <w:lang w:val="en-US"/>
        </w:rPr>
      </w:pPr>
      <w:r w:rsidRPr="46AD70A6">
        <w:rPr>
          <w:i/>
          <w:iCs/>
          <w:sz w:val="20"/>
          <w:szCs w:val="20"/>
          <w:lang w:val="en-US"/>
        </w:rPr>
        <w:t>Building a</w:t>
      </w:r>
      <w:r w:rsidR="1F9FEBE9" w:rsidRPr="46AD70A6">
        <w:rPr>
          <w:i/>
          <w:iCs/>
          <w:sz w:val="20"/>
          <w:szCs w:val="20"/>
          <w:lang w:val="en-US"/>
        </w:rPr>
        <w:t>n optimization model on top of the simulation</w:t>
      </w:r>
      <w:r w:rsidRPr="46AD70A6">
        <w:rPr>
          <w:i/>
          <w:iCs/>
          <w:sz w:val="20"/>
          <w:szCs w:val="20"/>
          <w:lang w:val="en-US"/>
        </w:rPr>
        <w:t>.</w:t>
      </w:r>
      <w:r w:rsidR="1B730123" w:rsidRPr="46AD70A6">
        <w:rPr>
          <w:sz w:val="20"/>
          <w:szCs w:val="20"/>
          <w:lang w:val="en-US"/>
        </w:rPr>
        <w:t xml:space="preserve"> </w:t>
      </w:r>
      <w:r w:rsidR="5F5138BD" w:rsidRPr="46AD70A6">
        <w:rPr>
          <w:sz w:val="20"/>
          <w:szCs w:val="20"/>
          <w:lang w:val="en-US"/>
        </w:rPr>
        <w:t>We achieved this by</w:t>
      </w:r>
      <w:r w:rsidR="1B730123" w:rsidRPr="46AD70A6">
        <w:rPr>
          <w:sz w:val="20"/>
          <w:szCs w:val="20"/>
          <w:lang w:val="en-US"/>
        </w:rPr>
        <w:t xml:space="preserve"> </w:t>
      </w:r>
      <w:r w:rsidR="15FFCB1C" w:rsidRPr="46AD70A6">
        <w:rPr>
          <w:sz w:val="20"/>
          <w:szCs w:val="20"/>
          <w:lang w:val="en-US"/>
        </w:rPr>
        <w:t xml:space="preserve">converting most Python variables to PyTorch variables, and designating </w:t>
      </w:r>
      <w:r w:rsidR="0086AAF9" w:rsidRPr="46AD70A6">
        <w:rPr>
          <w:sz w:val="20"/>
          <w:szCs w:val="20"/>
          <w:lang w:val="en-US"/>
        </w:rPr>
        <w:t>projection</w:t>
      </w:r>
      <w:r w:rsidR="15FFCB1C" w:rsidRPr="46AD70A6">
        <w:rPr>
          <w:sz w:val="20"/>
          <w:szCs w:val="20"/>
          <w:lang w:val="en-US"/>
        </w:rPr>
        <w:t xml:space="preserve"> intensity and </w:t>
      </w:r>
      <w:r w:rsidR="086044D3" w:rsidRPr="46AD70A6">
        <w:rPr>
          <w:sz w:val="20"/>
          <w:szCs w:val="20"/>
          <w:lang w:val="en-US"/>
        </w:rPr>
        <w:t xml:space="preserve">grayscale pixels as parameters editable by the algorithm. As the optimization algorithm is gradient descent-based, we require a non-zero gradient in the </w:t>
      </w:r>
      <w:r w:rsidR="1F5F0A48" w:rsidRPr="46AD70A6">
        <w:rPr>
          <w:sz w:val="20"/>
          <w:szCs w:val="20"/>
          <w:lang w:val="en-US"/>
        </w:rPr>
        <w:t xml:space="preserve">entire </w:t>
      </w:r>
      <w:r w:rsidR="496BD7EF" w:rsidRPr="46AD70A6">
        <w:rPr>
          <w:sz w:val="20"/>
          <w:szCs w:val="20"/>
          <w:lang w:val="en-US"/>
        </w:rPr>
        <w:t xml:space="preserve">cure function, which we achieve by editing the </w:t>
      </w:r>
      <w:r w:rsidR="32B62E34" w:rsidRPr="46AD70A6">
        <w:rPr>
          <w:sz w:val="20"/>
          <w:szCs w:val="20"/>
          <w:lang w:val="en-US"/>
        </w:rPr>
        <w:t xml:space="preserve">pre-induction-dosage </w:t>
      </w:r>
      <w:r w:rsidR="496BD7EF" w:rsidRPr="46AD70A6">
        <w:rPr>
          <w:sz w:val="20"/>
          <w:szCs w:val="20"/>
          <w:lang w:val="en-US"/>
        </w:rPr>
        <w:t xml:space="preserve">cure to have a </w:t>
      </w:r>
      <w:r w:rsidR="23AF4BA1" w:rsidRPr="46AD70A6">
        <w:rPr>
          <w:sz w:val="20"/>
          <w:szCs w:val="20"/>
          <w:lang w:val="en-US"/>
        </w:rPr>
        <w:t>negative</w:t>
      </w:r>
      <w:r w:rsidR="496BD7EF" w:rsidRPr="46AD70A6">
        <w:rPr>
          <w:sz w:val="20"/>
          <w:szCs w:val="20"/>
          <w:lang w:val="en-US"/>
        </w:rPr>
        <w:t>, monotonically increasing linear slope.</w:t>
      </w:r>
      <w:r w:rsidR="097337F9" w:rsidRPr="46AD70A6">
        <w:rPr>
          <w:sz w:val="20"/>
          <w:szCs w:val="20"/>
          <w:lang w:val="en-US"/>
        </w:rPr>
        <w:t xml:space="preserve"> </w:t>
      </w:r>
      <w:r w:rsidR="1C939419" w:rsidRPr="46AD70A6">
        <w:rPr>
          <w:sz w:val="20"/>
          <w:szCs w:val="20"/>
          <w:lang w:val="en-US"/>
        </w:rPr>
        <w:t xml:space="preserve">As in Figure </w:t>
      </w:r>
      <w:r w:rsidR="6721E04D" w:rsidRPr="46AD70A6">
        <w:rPr>
          <w:sz w:val="20"/>
          <w:szCs w:val="20"/>
          <w:lang w:val="en-US"/>
        </w:rPr>
        <w:t>2</w:t>
      </w:r>
      <w:r w:rsidR="1C939419" w:rsidRPr="46AD70A6">
        <w:rPr>
          <w:sz w:val="20"/>
          <w:szCs w:val="20"/>
          <w:lang w:val="en-US"/>
        </w:rPr>
        <w:t>, we also judiciously select a cure window</w:t>
      </w:r>
      <w:r w:rsidR="1F4EEBFC" w:rsidRPr="46AD70A6">
        <w:rPr>
          <w:sz w:val="20"/>
          <w:szCs w:val="20"/>
          <w:lang w:val="en-US"/>
        </w:rPr>
        <w:t xml:space="preserve"> (t1~t2)</w:t>
      </w:r>
      <w:r w:rsidR="1C939419" w:rsidRPr="46AD70A6">
        <w:rPr>
          <w:sz w:val="20"/>
          <w:szCs w:val="20"/>
          <w:lang w:val="en-US"/>
        </w:rPr>
        <w:t xml:space="preserve"> in which the target shape should be fully cured, </w:t>
      </w:r>
      <w:r w:rsidR="39FB3E72" w:rsidRPr="46AD70A6">
        <w:rPr>
          <w:sz w:val="20"/>
          <w:szCs w:val="20"/>
          <w:lang w:val="en-US"/>
        </w:rPr>
        <w:t>with an optional inclusion of a timestep in which no shape should cure (</w:t>
      </w:r>
      <w:r w:rsidR="197E9434" w:rsidRPr="46AD70A6">
        <w:rPr>
          <w:sz w:val="20"/>
          <w:szCs w:val="20"/>
          <w:lang w:val="en-US"/>
        </w:rPr>
        <w:t xml:space="preserve">0~t0), and the degree of cure at these timesteps can be used for the loss calculation. PyTorch can automatically conduct optimizations based on the loss function, and the results for the star shape can be seen in Figure </w:t>
      </w:r>
      <w:r w:rsidR="0CCC43A7" w:rsidRPr="46AD70A6">
        <w:rPr>
          <w:sz w:val="20"/>
          <w:szCs w:val="20"/>
          <w:lang w:val="en-US"/>
        </w:rPr>
        <w:t>3</w:t>
      </w:r>
      <w:r w:rsidR="197E9434" w:rsidRPr="46AD70A6">
        <w:rPr>
          <w:sz w:val="20"/>
          <w:szCs w:val="20"/>
          <w:lang w:val="en-US"/>
        </w:rPr>
        <w:t>e~h.</w:t>
      </w:r>
      <w:r w:rsidR="496BD7EF" w:rsidRPr="46AD70A6">
        <w:rPr>
          <w:sz w:val="20"/>
          <w:szCs w:val="20"/>
          <w:lang w:val="en-US"/>
        </w:rPr>
        <w:t xml:space="preserve"> </w:t>
      </w:r>
      <w:commentRangeStart w:id="112"/>
      <w:commentRangeEnd w:id="112"/>
      <w:r>
        <w:rPr>
          <w:rStyle w:val="CommentReference"/>
          <w:sz w:val="20"/>
          <w:szCs w:val="20"/>
          <w:lang w:val="en-US"/>
        </w:rPr>
        <w:commentReference w:id="112"/>
      </w:r>
    </w:p>
    <w:p w14:paraId="20744A1F" w14:textId="7EB767F1" w:rsidR="466F26AA" w:rsidRDefault="466F26AA" w:rsidP="466F26AA">
      <w:pPr>
        <w:spacing w:after="60" w:line="240" w:lineRule="exact"/>
        <w:ind w:firstLine="360"/>
        <w:jc w:val="both"/>
        <w:rPr>
          <w:sz w:val="20"/>
          <w:szCs w:val="20"/>
          <w:lang w:val="en-US"/>
        </w:rPr>
      </w:pPr>
    </w:p>
    <w:p w14:paraId="0B3E9156" w14:textId="674545ED" w:rsidR="466F26AA" w:rsidRDefault="466F26AA" w:rsidP="466F26AA">
      <w:pPr>
        <w:spacing w:after="60" w:line="240" w:lineRule="exact"/>
        <w:ind w:firstLine="360"/>
        <w:jc w:val="both"/>
        <w:rPr>
          <w:sz w:val="20"/>
          <w:szCs w:val="20"/>
          <w:lang w:val="en-US"/>
        </w:rPr>
      </w:pPr>
    </w:p>
    <w:p w14:paraId="213F72EA" w14:textId="1088C978" w:rsidR="00270B71" w:rsidRDefault="00B132E1" w:rsidP="2FEE2662">
      <w:pPr>
        <w:spacing w:line="240" w:lineRule="exact"/>
        <w:jc w:val="both"/>
        <w:rPr>
          <w:sz w:val="20"/>
          <w:szCs w:val="20"/>
          <w:lang w:val="en-US"/>
        </w:rPr>
      </w:pPr>
      <w:r w:rsidRPr="2FEE2662">
        <w:rPr>
          <w:b/>
          <w:bCs/>
          <w:sz w:val="20"/>
          <w:szCs w:val="20"/>
          <w:lang w:val="en-US"/>
        </w:rPr>
        <w:t xml:space="preserve">C.2. Broader Impacts. </w:t>
      </w:r>
      <w:r w:rsidR="00270B71" w:rsidRPr="2FEE2662">
        <w:rPr>
          <w:sz w:val="20"/>
          <w:szCs w:val="20"/>
          <w:lang w:val="en-US"/>
        </w:rPr>
        <w:t xml:space="preserve">Our prior work established accessible pathways to </w:t>
      </w:r>
      <w:r w:rsidR="00F02F70" w:rsidRPr="2FEE2662">
        <w:rPr>
          <w:sz w:val="20"/>
          <w:szCs w:val="20"/>
          <w:lang w:val="en-US"/>
        </w:rPr>
        <w:t>xxx</w:t>
      </w:r>
      <w:r w:rsidR="00270B71" w:rsidRPr="2FEE2662">
        <w:rPr>
          <w:sz w:val="20"/>
          <w:szCs w:val="20"/>
          <w:lang w:val="en-US"/>
        </w:rPr>
        <w:t xml:space="preserve"> </w:t>
      </w:r>
    </w:p>
    <w:p w14:paraId="6E00FD49" w14:textId="7A303AD9" w:rsidR="005A7ED0" w:rsidRPr="005A7ED0" w:rsidRDefault="005A7ED0" w:rsidP="00E27DCD">
      <w:pPr>
        <w:spacing w:after="120" w:line="240" w:lineRule="exact"/>
        <w:ind w:firstLine="360"/>
        <w:jc w:val="both"/>
        <w:rPr>
          <w:bCs/>
          <w:sz w:val="20"/>
          <w:szCs w:val="20"/>
        </w:rPr>
      </w:pPr>
      <w:r>
        <w:rPr>
          <w:bCs/>
          <w:sz w:val="20"/>
          <w:szCs w:val="20"/>
        </w:rPr>
        <w:t xml:space="preserve">In addition to broader impacts on the research enterprise, </w:t>
      </w:r>
      <w:r w:rsidR="00F02F70">
        <w:rPr>
          <w:bCs/>
          <w:sz w:val="20"/>
          <w:szCs w:val="20"/>
        </w:rPr>
        <w:t xml:space="preserve">we </w:t>
      </w:r>
      <w:commentRangeStart w:id="113"/>
      <w:r w:rsidR="00F02F70">
        <w:rPr>
          <w:bCs/>
          <w:sz w:val="20"/>
          <w:szCs w:val="20"/>
        </w:rPr>
        <w:t>have xxx</w:t>
      </w:r>
      <w:r w:rsidRPr="005A7ED0">
        <w:rPr>
          <w:bCs/>
          <w:sz w:val="20"/>
          <w:szCs w:val="20"/>
        </w:rPr>
        <w:t>.</w:t>
      </w:r>
      <w:commentRangeEnd w:id="113"/>
      <w:r w:rsidR="00F02F70" w:rsidRPr="005A7ED0">
        <w:rPr>
          <w:rStyle w:val="CommentReference"/>
          <w:bCs/>
          <w:sz w:val="20"/>
          <w:szCs w:val="20"/>
        </w:rPr>
        <w:commentReference w:id="113"/>
      </w:r>
      <w:r w:rsidRPr="005A7ED0">
        <w:rPr>
          <w:bCs/>
          <w:sz w:val="20"/>
          <w:szCs w:val="20"/>
        </w:rPr>
        <w:t xml:space="preserve"> Building on this momentum, we will </w:t>
      </w:r>
      <w:commentRangeStart w:id="114"/>
      <w:r w:rsidR="00F02F70">
        <w:rPr>
          <w:bCs/>
          <w:sz w:val="20"/>
          <w:szCs w:val="20"/>
        </w:rPr>
        <w:t>xxx</w:t>
      </w:r>
      <w:commentRangeEnd w:id="114"/>
      <w:r w:rsidR="00F02F70">
        <w:rPr>
          <w:rStyle w:val="CommentReference"/>
          <w:bCs/>
          <w:sz w:val="20"/>
          <w:szCs w:val="20"/>
        </w:rPr>
        <w:commentReference w:id="114"/>
      </w:r>
      <w:r w:rsidR="00F02F70">
        <w:rPr>
          <w:bCs/>
          <w:sz w:val="20"/>
          <w:szCs w:val="20"/>
        </w:rPr>
        <w:t xml:space="preserve"> </w:t>
      </w:r>
      <w:r>
        <w:rPr>
          <w:bCs/>
          <w:sz w:val="20"/>
          <w:szCs w:val="20"/>
        </w:rPr>
        <w:t xml:space="preserve">as detailed in </w:t>
      </w:r>
      <w:r w:rsidRPr="005A7ED0">
        <w:rPr>
          <w:bCs/>
          <w:i/>
          <w:iCs/>
          <w:sz w:val="20"/>
          <w:szCs w:val="20"/>
        </w:rPr>
        <w:t>Section F</w:t>
      </w:r>
      <w:r>
        <w:rPr>
          <w:bCs/>
          <w:sz w:val="20"/>
          <w:szCs w:val="20"/>
        </w:rPr>
        <w:t xml:space="preserve"> below</w:t>
      </w:r>
      <w:r w:rsidRPr="005A7ED0">
        <w:rPr>
          <w:bCs/>
          <w:sz w:val="20"/>
          <w:szCs w:val="20"/>
        </w:rPr>
        <w:t>.</w:t>
      </w:r>
      <w:r w:rsidR="008E628F" w:rsidRPr="008E628F">
        <w:rPr>
          <w:bCs/>
          <w:noProof/>
          <w:sz w:val="20"/>
          <w:szCs w:val="20"/>
        </w:rPr>
        <w:t xml:space="preserve"> </w:t>
      </w:r>
    </w:p>
    <w:p w14:paraId="7A8F39DF" w14:textId="4588F9F8" w:rsidR="00E54BFF" w:rsidRPr="00E54BFF" w:rsidRDefault="2956EFF5" w:rsidP="00AE7E19">
      <w:pPr>
        <w:widowControl w:val="0"/>
        <w:spacing w:after="60" w:line="240" w:lineRule="exact"/>
        <w:jc w:val="both"/>
        <w:rPr>
          <w:sz w:val="20"/>
          <w:szCs w:val="20"/>
          <w:lang w:val="en-US"/>
        </w:rPr>
      </w:pPr>
      <w:r w:rsidRPr="3DED0B5F">
        <w:rPr>
          <w:b/>
          <w:bCs/>
          <w:smallCaps/>
          <w:sz w:val="20"/>
          <w:szCs w:val="20"/>
          <w:lang w:val="en-US"/>
        </w:rPr>
        <w:t xml:space="preserve">D. Research Effort. </w:t>
      </w:r>
      <w:commentRangeStart w:id="115"/>
      <w:r w:rsidR="0C0C6300" w:rsidRPr="3DED0B5F">
        <w:rPr>
          <w:sz w:val="20"/>
          <w:szCs w:val="20"/>
          <w:lang w:val="en-US"/>
        </w:rPr>
        <w:t>Xxx</w:t>
      </w:r>
      <w:commentRangeEnd w:id="115"/>
      <w:r w:rsidR="00E54BFF" w:rsidRPr="3DED0B5F">
        <w:rPr>
          <w:rStyle w:val="CommentReference"/>
          <w:sz w:val="20"/>
          <w:szCs w:val="20"/>
          <w:lang w:val="en-US"/>
        </w:rPr>
        <w:commentReference w:id="115"/>
      </w:r>
      <w:r w:rsidRPr="3DED0B5F">
        <w:rPr>
          <w:sz w:val="20"/>
          <w:szCs w:val="20"/>
          <w:lang w:val="en-US"/>
        </w:rPr>
        <w:t>. We will examine how</w:t>
      </w:r>
      <w:r w:rsidR="1802EC4F" w:rsidRPr="3DED0B5F">
        <w:rPr>
          <w:sz w:val="20"/>
          <w:szCs w:val="20"/>
          <w:lang w:val="en-US"/>
        </w:rPr>
        <w:t xml:space="preserve"> a</w:t>
      </w:r>
      <w:r w:rsidR="7E7E196F" w:rsidRPr="3DED0B5F">
        <w:rPr>
          <w:sz w:val="20"/>
          <w:szCs w:val="20"/>
          <w:lang w:val="en-US"/>
        </w:rPr>
        <w:t xml:space="preserve"> </w:t>
      </w:r>
      <w:r w:rsidR="1802EC4F" w:rsidRPr="3DED0B5F">
        <w:rPr>
          <w:b/>
          <w:bCs/>
          <w:color w:val="137A6B"/>
          <w:sz w:val="20"/>
          <w:szCs w:val="20"/>
        </w:rPr>
        <w:t>Sensing Platform</w:t>
      </w:r>
      <w:r w:rsidR="42E90EAC" w:rsidRPr="3DED0B5F">
        <w:rPr>
          <w:b/>
          <w:bCs/>
          <w:color w:val="137A6B"/>
          <w:sz w:val="20"/>
          <w:szCs w:val="20"/>
        </w:rPr>
        <w:t xml:space="preserve"> </w:t>
      </w:r>
      <w:r w:rsidR="42E90EAC" w:rsidRPr="3DED0B5F">
        <w:rPr>
          <w:sz w:val="20"/>
          <w:szCs w:val="20"/>
          <w:lang w:val="en-US"/>
        </w:rPr>
        <w:t>(</w:t>
      </w:r>
      <w:r w:rsidR="42E90EAC" w:rsidRPr="3DED0B5F">
        <w:rPr>
          <w:b/>
          <w:bCs/>
          <w:color w:val="137A6B"/>
          <w:sz w:val="20"/>
          <w:szCs w:val="20"/>
          <w:lang w:val="en-US"/>
        </w:rPr>
        <w:t>Aim 1</w:t>
      </w:r>
      <w:r w:rsidR="42E90EAC" w:rsidRPr="3DED0B5F">
        <w:rPr>
          <w:sz w:val="20"/>
          <w:szCs w:val="20"/>
          <w:lang w:val="en-US"/>
        </w:rPr>
        <w:t xml:space="preserve">), </w:t>
      </w:r>
      <w:r w:rsidR="1802EC4F" w:rsidRPr="3DED0B5F">
        <w:rPr>
          <w:b/>
          <w:bCs/>
          <w:color w:val="AD1D3C"/>
          <w:sz w:val="20"/>
          <w:szCs w:val="20"/>
        </w:rPr>
        <w:t xml:space="preserve">Inverse Design </w:t>
      </w:r>
      <w:r w:rsidR="42E90EAC" w:rsidRPr="3DED0B5F">
        <w:rPr>
          <w:sz w:val="20"/>
          <w:szCs w:val="20"/>
          <w:lang w:val="en-US"/>
        </w:rPr>
        <w:t>(</w:t>
      </w:r>
      <w:r w:rsidR="42E90EAC" w:rsidRPr="3DED0B5F">
        <w:rPr>
          <w:b/>
          <w:bCs/>
          <w:color w:val="AD1D3C"/>
          <w:sz w:val="20"/>
          <w:szCs w:val="20"/>
          <w:lang w:val="en-US"/>
        </w:rPr>
        <w:t>Aim 2</w:t>
      </w:r>
      <w:r w:rsidR="42E90EAC" w:rsidRPr="3DED0B5F">
        <w:rPr>
          <w:sz w:val="20"/>
          <w:szCs w:val="20"/>
          <w:lang w:val="en-US"/>
        </w:rPr>
        <w:t>), and</w:t>
      </w:r>
      <w:r w:rsidR="0C0C6300" w:rsidRPr="3DED0B5F">
        <w:rPr>
          <w:sz w:val="20"/>
          <w:szCs w:val="20"/>
          <w:lang w:val="en-US"/>
        </w:rPr>
        <w:t xml:space="preserve"> a</w:t>
      </w:r>
      <w:r w:rsidR="42E90EAC" w:rsidRPr="3DED0B5F">
        <w:rPr>
          <w:sz w:val="20"/>
          <w:szCs w:val="20"/>
          <w:lang w:val="en-US"/>
        </w:rPr>
        <w:t xml:space="preserve"> </w:t>
      </w:r>
      <w:r w:rsidR="1017F586" w:rsidRPr="3DED0B5F">
        <w:rPr>
          <w:b/>
          <w:bCs/>
          <w:color w:val="232B7F"/>
          <w:sz w:val="20"/>
          <w:szCs w:val="20"/>
        </w:rPr>
        <w:t xml:space="preserve">3D </w:t>
      </w:r>
      <w:r w:rsidR="1802EC4F" w:rsidRPr="3DED0B5F">
        <w:rPr>
          <w:b/>
          <w:bCs/>
          <w:color w:val="232B7F"/>
          <w:sz w:val="20"/>
          <w:szCs w:val="20"/>
        </w:rPr>
        <w:t>Demonstration</w:t>
      </w:r>
      <w:r w:rsidR="42E90EAC" w:rsidRPr="3DED0B5F">
        <w:rPr>
          <w:sz w:val="20"/>
          <w:szCs w:val="20"/>
          <w:lang w:val="en-US"/>
        </w:rPr>
        <w:t xml:space="preserve"> (</w:t>
      </w:r>
      <w:r w:rsidR="42E90EAC" w:rsidRPr="3DED0B5F">
        <w:rPr>
          <w:b/>
          <w:bCs/>
          <w:color w:val="232B7F"/>
          <w:sz w:val="20"/>
          <w:szCs w:val="20"/>
          <w:lang w:val="en-US"/>
        </w:rPr>
        <w:t>Aim 3</w:t>
      </w:r>
      <w:r w:rsidR="42E90EAC" w:rsidRPr="3DED0B5F">
        <w:rPr>
          <w:sz w:val="20"/>
          <w:szCs w:val="20"/>
          <w:lang w:val="en-US"/>
        </w:rPr>
        <w:t xml:space="preserve">) </w:t>
      </w:r>
      <w:r w:rsidR="0C0C6300" w:rsidRPr="3DED0B5F">
        <w:rPr>
          <w:sz w:val="20"/>
          <w:szCs w:val="20"/>
          <w:lang w:val="en-US"/>
        </w:rPr>
        <w:t xml:space="preserve">can balance feature fidelity and </w:t>
      </w:r>
      <w:r w:rsidR="1802EC4F" w:rsidRPr="3DED0B5F">
        <w:rPr>
          <w:sz w:val="20"/>
          <w:szCs w:val="20"/>
          <w:lang w:val="en-US"/>
        </w:rPr>
        <w:t>printing</w:t>
      </w:r>
      <w:r w:rsidR="0C0C6300" w:rsidRPr="3DED0B5F">
        <w:rPr>
          <w:sz w:val="20"/>
          <w:szCs w:val="20"/>
          <w:lang w:val="en-US"/>
        </w:rPr>
        <w:t xml:space="preserve"> speed in an economical vat photopolymerization platform</w:t>
      </w:r>
      <w:r w:rsidR="42E90EAC" w:rsidRPr="3DED0B5F">
        <w:rPr>
          <w:sz w:val="20"/>
          <w:szCs w:val="20"/>
          <w:lang w:val="en-US"/>
        </w:rPr>
        <w:t xml:space="preserve">. </w:t>
      </w:r>
      <w:r w:rsidRPr="3DED0B5F">
        <w:rPr>
          <w:sz w:val="20"/>
          <w:szCs w:val="20"/>
          <w:lang w:val="en-US"/>
        </w:rPr>
        <w:t xml:space="preserve">All three </w:t>
      </w:r>
      <w:r w:rsidRPr="3DED0B5F">
        <w:rPr>
          <w:b/>
          <w:bCs/>
          <w:sz w:val="20"/>
          <w:szCs w:val="20"/>
          <w:lang w:val="en-US"/>
        </w:rPr>
        <w:t>Aims</w:t>
      </w:r>
      <w:r w:rsidRPr="3DED0B5F">
        <w:rPr>
          <w:sz w:val="20"/>
          <w:szCs w:val="20"/>
          <w:lang w:val="en-US"/>
        </w:rPr>
        <w:t xml:space="preserve"> rely on </w:t>
      </w:r>
      <w:r w:rsidR="0C0C6300" w:rsidRPr="3DED0B5F">
        <w:rPr>
          <w:sz w:val="20"/>
          <w:szCs w:val="20"/>
          <w:lang w:val="en-US"/>
        </w:rPr>
        <w:t xml:space="preserve">complementary </w:t>
      </w:r>
      <w:r w:rsidRPr="3DED0B5F">
        <w:rPr>
          <w:sz w:val="20"/>
          <w:szCs w:val="20"/>
          <w:lang w:val="en-US"/>
        </w:rPr>
        <w:t xml:space="preserve">expertise in polymer </w:t>
      </w:r>
      <w:r w:rsidR="0C0C6300" w:rsidRPr="3DED0B5F">
        <w:rPr>
          <w:sz w:val="20"/>
          <w:szCs w:val="20"/>
          <w:lang w:val="en-US"/>
        </w:rPr>
        <w:t>science</w:t>
      </w:r>
      <w:r w:rsidRPr="3DED0B5F">
        <w:rPr>
          <w:sz w:val="20"/>
          <w:szCs w:val="20"/>
          <w:lang w:val="en-US"/>
        </w:rPr>
        <w:t xml:space="preserve">, </w:t>
      </w:r>
      <w:r w:rsidR="0C0C6300" w:rsidRPr="3DED0B5F">
        <w:rPr>
          <w:sz w:val="20"/>
          <w:szCs w:val="20"/>
          <w:lang w:val="en-US"/>
        </w:rPr>
        <w:t>additive manufacturing, modeling</w:t>
      </w:r>
      <w:r w:rsidR="1A8403E7" w:rsidRPr="3DED0B5F">
        <w:rPr>
          <w:sz w:val="20"/>
          <w:szCs w:val="20"/>
          <w:lang w:val="en-US"/>
        </w:rPr>
        <w:t>, and microfabrication</w:t>
      </w:r>
      <w:r w:rsidR="0C0C6300" w:rsidRPr="3DED0B5F">
        <w:rPr>
          <w:sz w:val="20"/>
          <w:szCs w:val="20"/>
          <w:lang w:val="en-US"/>
        </w:rPr>
        <w:t xml:space="preserve"> </w:t>
      </w:r>
      <w:r w:rsidRPr="3DED0B5F">
        <w:rPr>
          <w:sz w:val="20"/>
          <w:szCs w:val="20"/>
          <w:lang w:val="en-US"/>
        </w:rPr>
        <w:t xml:space="preserve">by </w:t>
      </w:r>
      <w:r w:rsidR="0C0C6300" w:rsidRPr="3DED0B5F">
        <w:rPr>
          <w:b/>
          <w:bCs/>
          <w:sz w:val="20"/>
          <w:szCs w:val="20"/>
          <w:lang w:val="en-US"/>
        </w:rPr>
        <w:t>Cullinan</w:t>
      </w:r>
      <w:r w:rsidR="0C0C6300" w:rsidRPr="3DED0B5F">
        <w:rPr>
          <w:sz w:val="20"/>
          <w:szCs w:val="20"/>
          <w:lang w:val="en-US"/>
        </w:rPr>
        <w:t xml:space="preserve"> and </w:t>
      </w:r>
      <w:r w:rsidRPr="3DED0B5F">
        <w:rPr>
          <w:b/>
          <w:bCs/>
          <w:sz w:val="20"/>
          <w:szCs w:val="20"/>
          <w:lang w:val="en-US"/>
        </w:rPr>
        <w:t>Page.</w:t>
      </w:r>
    </w:p>
    <w:p w14:paraId="37DCAF42" w14:textId="3CC070F8" w:rsidR="00075A6A" w:rsidRPr="00075A6A" w:rsidRDefault="00B132E1" w:rsidP="2FEE2662">
      <w:pPr>
        <w:spacing w:after="120" w:line="240" w:lineRule="exact"/>
        <w:jc w:val="both"/>
        <w:rPr>
          <w:sz w:val="20"/>
          <w:szCs w:val="20"/>
          <w:lang w:val="en-US" w:eastAsia="zh-CN"/>
        </w:rPr>
      </w:pPr>
      <w:r w:rsidRPr="2FEE2662">
        <w:rPr>
          <w:b/>
          <w:bCs/>
          <w:sz w:val="20"/>
          <w:szCs w:val="20"/>
          <w:lang w:val="en-US"/>
        </w:rPr>
        <w:t xml:space="preserve">D.1. Universal Characterization Platforms Across Aims. </w:t>
      </w:r>
      <w:r w:rsidR="009961D9" w:rsidRPr="2FEE2662">
        <w:rPr>
          <w:sz w:val="20"/>
          <w:szCs w:val="20"/>
          <w:lang w:val="en-US"/>
        </w:rPr>
        <w:t xml:space="preserve">To avoid repetition in subsequent sections we include here a comprehensive list of characterization techniques that </w:t>
      </w:r>
      <w:r w:rsidR="001B407B" w:rsidRPr="2FEE2662">
        <w:rPr>
          <w:sz w:val="20"/>
          <w:szCs w:val="20"/>
          <w:lang w:val="en-US"/>
        </w:rPr>
        <w:t xml:space="preserve">the </w:t>
      </w:r>
      <w:r w:rsidR="00F02F70" w:rsidRPr="2FEE2662">
        <w:rPr>
          <w:b/>
          <w:bCs/>
          <w:sz w:val="20"/>
          <w:szCs w:val="20"/>
          <w:lang w:val="en-US"/>
        </w:rPr>
        <w:t>Cullinan</w:t>
      </w:r>
      <w:r w:rsidR="00F02F70" w:rsidRPr="2FEE2662">
        <w:rPr>
          <w:sz w:val="20"/>
          <w:szCs w:val="20"/>
          <w:lang w:val="en-US"/>
        </w:rPr>
        <w:t xml:space="preserve"> and </w:t>
      </w:r>
      <w:r w:rsidR="001B407B" w:rsidRPr="2FEE2662">
        <w:rPr>
          <w:b/>
          <w:bCs/>
          <w:sz w:val="20"/>
          <w:szCs w:val="20"/>
          <w:lang w:val="en-US"/>
        </w:rPr>
        <w:t>Page</w:t>
      </w:r>
      <w:r w:rsidR="001B407B" w:rsidRPr="2FEE2662">
        <w:rPr>
          <w:sz w:val="20"/>
          <w:szCs w:val="20"/>
          <w:lang w:val="en-US"/>
        </w:rPr>
        <w:t xml:space="preserve"> lab</w:t>
      </w:r>
      <w:r w:rsidR="00F02F70" w:rsidRPr="2FEE2662">
        <w:rPr>
          <w:sz w:val="20"/>
          <w:szCs w:val="20"/>
          <w:lang w:val="en-US"/>
        </w:rPr>
        <w:t>s</w:t>
      </w:r>
      <w:r w:rsidR="001B407B" w:rsidRPr="2FEE2662">
        <w:rPr>
          <w:sz w:val="20"/>
          <w:szCs w:val="20"/>
          <w:lang w:val="en-US"/>
        </w:rPr>
        <w:t xml:space="preserve"> </w:t>
      </w:r>
      <w:r w:rsidR="00F02F70" w:rsidRPr="2FEE2662">
        <w:rPr>
          <w:sz w:val="20"/>
          <w:szCs w:val="20"/>
          <w:lang w:val="en-US"/>
        </w:rPr>
        <w:t xml:space="preserve">are </w:t>
      </w:r>
      <w:r w:rsidR="009961D9" w:rsidRPr="2FEE2662">
        <w:rPr>
          <w:sz w:val="20"/>
          <w:szCs w:val="20"/>
          <w:lang w:val="en-US"/>
        </w:rPr>
        <w:t xml:space="preserve">equipped to employ </w:t>
      </w:r>
      <w:r w:rsidR="001B407B" w:rsidRPr="2FEE2662">
        <w:rPr>
          <w:sz w:val="20"/>
          <w:szCs w:val="20"/>
          <w:lang w:val="en-US"/>
        </w:rPr>
        <w:t xml:space="preserve">for </w:t>
      </w:r>
      <w:r w:rsidR="009961D9" w:rsidRPr="2FEE2662">
        <w:rPr>
          <w:sz w:val="20"/>
          <w:szCs w:val="20"/>
          <w:lang w:val="en-US"/>
        </w:rPr>
        <w:t>the proposed research efforts.</w:t>
      </w:r>
      <w:r w:rsidR="00F02F70" w:rsidRPr="2FEE2662">
        <w:rPr>
          <w:sz w:val="20"/>
          <w:szCs w:val="20"/>
          <w:lang w:val="en-US"/>
        </w:rPr>
        <w:t xml:space="preserve"> </w:t>
      </w:r>
      <w:r w:rsidR="00F02F70" w:rsidRPr="2FEE2662">
        <w:rPr>
          <w:sz w:val="20"/>
          <w:szCs w:val="20"/>
          <w:highlight w:val="yellow"/>
          <w:lang w:val="en-US"/>
        </w:rPr>
        <w:t>Xxx</w:t>
      </w:r>
      <w:r w:rsidR="006C03E8" w:rsidRPr="2FEE2662">
        <w:rPr>
          <w:sz w:val="20"/>
          <w:szCs w:val="20"/>
          <w:highlight w:val="yellow"/>
          <w:lang w:val="en-US" w:eastAsia="zh-CN"/>
        </w:rPr>
        <w:t>.</w:t>
      </w:r>
    </w:p>
    <w:p w14:paraId="3F12FF3B" w14:textId="00B87384" w:rsidR="00F3659C" w:rsidRPr="00F52628" w:rsidRDefault="00B132E1" w:rsidP="2FEE2662">
      <w:pPr>
        <w:spacing w:line="240" w:lineRule="exact"/>
        <w:jc w:val="both"/>
        <w:rPr>
          <w:sz w:val="20"/>
          <w:szCs w:val="20"/>
          <w:lang w:val="en-US"/>
        </w:rPr>
      </w:pPr>
      <w:commentRangeStart w:id="116"/>
      <w:r w:rsidRPr="2FEE2662">
        <w:rPr>
          <w:b/>
          <w:bCs/>
          <w:color w:val="137A6B"/>
          <w:sz w:val="20"/>
          <w:szCs w:val="20"/>
          <w:lang w:val="en-US"/>
        </w:rPr>
        <w:t>D</w:t>
      </w:r>
      <w:commentRangeEnd w:id="116"/>
      <w:r w:rsidR="004A1479" w:rsidRPr="2FEE2662">
        <w:rPr>
          <w:rStyle w:val="CommentReference"/>
          <w:b/>
          <w:bCs/>
          <w:color w:val="137A6B"/>
          <w:sz w:val="20"/>
          <w:szCs w:val="20"/>
          <w:lang w:val="en-US"/>
        </w:rPr>
        <w:commentReference w:id="116"/>
      </w:r>
      <w:r w:rsidRPr="2FEE2662">
        <w:rPr>
          <w:b/>
          <w:bCs/>
          <w:color w:val="137A6B"/>
          <w:sz w:val="20"/>
          <w:szCs w:val="20"/>
          <w:lang w:val="en-US"/>
        </w:rPr>
        <w:t xml:space="preserve">.2. Aim 1: </w:t>
      </w:r>
      <w:r w:rsidR="00BB4E5A" w:rsidRPr="2FEE2662">
        <w:rPr>
          <w:b/>
          <w:bCs/>
          <w:color w:val="137A6B"/>
          <w:sz w:val="20"/>
          <w:szCs w:val="20"/>
          <w:lang w:val="en-US"/>
        </w:rPr>
        <w:t>Manufacturing Sensing Platform</w:t>
      </w:r>
      <w:r w:rsidR="00F52628" w:rsidRPr="2FEE2662">
        <w:rPr>
          <w:b/>
          <w:bCs/>
          <w:color w:val="137A6B"/>
          <w:sz w:val="20"/>
          <w:szCs w:val="20"/>
          <w:lang w:val="en-US"/>
        </w:rPr>
        <w:t xml:space="preserve">. </w:t>
      </w:r>
      <w:r w:rsidR="000453C0" w:rsidRPr="2FEE2662">
        <w:rPr>
          <w:sz w:val="20"/>
          <w:szCs w:val="20"/>
          <w:lang w:val="en-US"/>
        </w:rPr>
        <w:t xml:space="preserve">We </w:t>
      </w:r>
      <w:r w:rsidR="000453C0" w:rsidRPr="2FEE2662">
        <w:rPr>
          <w:i/>
          <w:iCs/>
          <w:sz w:val="20"/>
          <w:szCs w:val="20"/>
          <w:lang w:val="en-US"/>
        </w:rPr>
        <w:t>hypothesize</w:t>
      </w:r>
      <w:r w:rsidR="000453C0" w:rsidRPr="2FEE2662">
        <w:rPr>
          <w:sz w:val="20"/>
          <w:szCs w:val="20"/>
          <w:lang w:val="en-US"/>
        </w:rPr>
        <w:t xml:space="preserve"> that </w:t>
      </w:r>
      <w:r w:rsidR="00633F3C" w:rsidRPr="2FEE2662">
        <w:rPr>
          <w:sz w:val="20"/>
          <w:szCs w:val="20"/>
          <w:lang w:val="en-US"/>
        </w:rPr>
        <w:t xml:space="preserve">aggregate-induced emission dyes and processing conditions can be engineered to provide quantitative, spatially resolved operando readouts of resin viscosity and cure state during photopolymerization. </w:t>
      </w:r>
      <w:r w:rsidR="00C72811" w:rsidRPr="2FEE2662">
        <w:rPr>
          <w:sz w:val="20"/>
          <w:szCs w:val="20"/>
          <w:lang w:val="en-US"/>
        </w:rPr>
        <w:t>This will be accomplished by (</w:t>
      </w:r>
      <w:r w:rsidR="00C72811" w:rsidRPr="2FEE2662">
        <w:rPr>
          <w:b/>
          <w:bCs/>
          <w:color w:val="137A6B"/>
          <w:sz w:val="20"/>
          <w:szCs w:val="20"/>
          <w:lang w:val="en-US"/>
        </w:rPr>
        <w:t>Aim 1.1</w:t>
      </w:r>
      <w:r w:rsidR="00C72811" w:rsidRPr="2FEE2662">
        <w:rPr>
          <w:sz w:val="20"/>
          <w:szCs w:val="20"/>
          <w:lang w:val="en-US"/>
        </w:rPr>
        <w:t xml:space="preserve">) </w:t>
      </w:r>
      <w:r w:rsidR="00633F3C" w:rsidRPr="2FEE2662">
        <w:rPr>
          <w:sz w:val="20"/>
          <w:szCs w:val="20"/>
          <w:lang w:val="en-US"/>
        </w:rPr>
        <w:t>Xxx</w:t>
      </w:r>
      <w:r w:rsidR="00C72811" w:rsidRPr="2FEE2662">
        <w:rPr>
          <w:sz w:val="20"/>
          <w:szCs w:val="20"/>
          <w:lang w:val="en-US"/>
        </w:rPr>
        <w:t>, (</w:t>
      </w:r>
      <w:r w:rsidR="00C72811" w:rsidRPr="2FEE2662">
        <w:rPr>
          <w:b/>
          <w:bCs/>
          <w:color w:val="137A6B"/>
          <w:sz w:val="20"/>
          <w:szCs w:val="20"/>
          <w:lang w:val="en-US"/>
        </w:rPr>
        <w:t>Aim 1.2</w:t>
      </w:r>
      <w:r w:rsidR="00C72811" w:rsidRPr="2FEE2662">
        <w:rPr>
          <w:sz w:val="20"/>
          <w:szCs w:val="20"/>
          <w:lang w:val="en-US"/>
        </w:rPr>
        <w:t xml:space="preserve">) </w:t>
      </w:r>
      <w:r w:rsidR="00633F3C" w:rsidRPr="2FEE2662">
        <w:rPr>
          <w:sz w:val="20"/>
          <w:szCs w:val="20"/>
          <w:lang w:val="en-US"/>
        </w:rPr>
        <w:t>Yyy</w:t>
      </w:r>
      <w:r w:rsidR="00C72811" w:rsidRPr="2FEE2662">
        <w:rPr>
          <w:sz w:val="20"/>
          <w:szCs w:val="20"/>
          <w:lang w:val="en-US"/>
        </w:rPr>
        <w:t>, and (</w:t>
      </w:r>
      <w:r w:rsidR="00C72811" w:rsidRPr="2FEE2662">
        <w:rPr>
          <w:b/>
          <w:bCs/>
          <w:color w:val="137A6B"/>
          <w:sz w:val="20"/>
          <w:szCs w:val="20"/>
          <w:lang w:val="en-US"/>
        </w:rPr>
        <w:t>Aim 1.3</w:t>
      </w:r>
      <w:r w:rsidR="00C72811" w:rsidRPr="2FEE2662">
        <w:rPr>
          <w:sz w:val="20"/>
          <w:szCs w:val="20"/>
          <w:lang w:val="en-US"/>
        </w:rPr>
        <w:t xml:space="preserve">) </w:t>
      </w:r>
      <w:r w:rsidR="00633F3C" w:rsidRPr="2FEE2662">
        <w:rPr>
          <w:sz w:val="20"/>
          <w:szCs w:val="20"/>
          <w:lang w:val="en-US"/>
        </w:rPr>
        <w:t>Zzz</w:t>
      </w:r>
      <w:r w:rsidR="00C72811" w:rsidRPr="2FEE2662">
        <w:rPr>
          <w:sz w:val="20"/>
          <w:szCs w:val="20"/>
          <w:lang w:val="en-US"/>
        </w:rPr>
        <w:t>.</w:t>
      </w:r>
    </w:p>
    <w:p w14:paraId="56D6534C" w14:textId="22E95C56" w:rsidR="00F3659C" w:rsidRDefault="00F52628" w:rsidP="00AE7E19">
      <w:pPr>
        <w:spacing w:line="240" w:lineRule="exact"/>
        <w:ind w:firstLine="360"/>
        <w:jc w:val="both"/>
        <w:rPr>
          <w:sz w:val="20"/>
          <w:szCs w:val="20"/>
          <w:lang w:val="en-US"/>
        </w:rPr>
      </w:pPr>
      <w:r w:rsidRPr="00F52628">
        <w:rPr>
          <w:b/>
          <w:bCs/>
          <w:i/>
          <w:iCs/>
          <w:color w:val="137A6B"/>
          <w:sz w:val="20"/>
          <w:szCs w:val="20"/>
          <w:lang w:val="en-US"/>
        </w:rPr>
        <w:t>Rationale for the Aim.</w:t>
      </w:r>
      <w:r w:rsidRPr="00F52628">
        <w:rPr>
          <w:b/>
          <w:bCs/>
          <w:i/>
          <w:iCs/>
          <w:sz w:val="20"/>
          <w:szCs w:val="20"/>
          <w:lang w:val="en-US"/>
        </w:rPr>
        <w:t xml:space="preserve"> </w:t>
      </w:r>
      <w:commentRangeStart w:id="117"/>
      <w:r w:rsidR="00633F3C" w:rsidRPr="00633F3C">
        <w:rPr>
          <w:sz w:val="20"/>
          <w:szCs w:val="20"/>
        </w:rPr>
        <w:t>Xxx</w:t>
      </w:r>
      <w:r w:rsidR="00C72811" w:rsidRPr="00C72811">
        <w:rPr>
          <w:sz w:val="20"/>
          <w:szCs w:val="20"/>
        </w:rPr>
        <w:t>.</w:t>
      </w:r>
      <w:commentRangeEnd w:id="117"/>
      <w:r w:rsidR="00633F3C">
        <w:rPr>
          <w:rStyle w:val="CommentReference"/>
          <w:sz w:val="20"/>
          <w:szCs w:val="20"/>
          <w:lang w:val="en-US"/>
        </w:rPr>
        <w:commentReference w:id="117"/>
      </w:r>
    </w:p>
    <w:p w14:paraId="6784E6EA" w14:textId="5F819846" w:rsidR="00F52628" w:rsidRDefault="00F52628" w:rsidP="00AE7E19">
      <w:pPr>
        <w:spacing w:line="240" w:lineRule="exact"/>
        <w:ind w:firstLine="360"/>
        <w:jc w:val="both"/>
        <w:rPr>
          <w:sz w:val="20"/>
          <w:szCs w:val="20"/>
          <w:lang w:val="en-US"/>
        </w:rPr>
      </w:pPr>
      <w:r w:rsidRPr="00F52628">
        <w:rPr>
          <w:b/>
          <w:bCs/>
          <w:i/>
          <w:iCs/>
          <w:color w:val="137A6B"/>
          <w:sz w:val="20"/>
          <w:szCs w:val="20"/>
          <w:lang w:val="en-US"/>
        </w:rPr>
        <w:t xml:space="preserve">Fundamental Science </w:t>
      </w:r>
      <w:commentRangeStart w:id="118"/>
      <w:r w:rsidRPr="00F52628">
        <w:rPr>
          <w:b/>
          <w:bCs/>
          <w:i/>
          <w:iCs/>
          <w:color w:val="137A6B"/>
          <w:sz w:val="20"/>
          <w:szCs w:val="20"/>
          <w:lang w:val="en-US"/>
        </w:rPr>
        <w:t>Questions</w:t>
      </w:r>
      <w:commentRangeEnd w:id="118"/>
      <w:r w:rsidR="00633F3C" w:rsidRPr="00F52628">
        <w:rPr>
          <w:rStyle w:val="CommentReference"/>
          <w:b/>
          <w:bCs/>
          <w:i/>
          <w:iCs/>
          <w:color w:val="137A6B"/>
          <w:sz w:val="20"/>
          <w:szCs w:val="20"/>
          <w:lang w:val="en-US"/>
        </w:rPr>
        <w:commentReference w:id="118"/>
      </w:r>
      <w:r w:rsidRPr="00F52628">
        <w:rPr>
          <w:b/>
          <w:bCs/>
          <w:i/>
          <w:iCs/>
          <w:color w:val="137A6B"/>
          <w:sz w:val="20"/>
          <w:szCs w:val="20"/>
          <w:lang w:val="en-US"/>
        </w:rPr>
        <w:t>.</w:t>
      </w:r>
      <w:r w:rsidRPr="00F52628">
        <w:rPr>
          <w:b/>
          <w:bCs/>
          <w:i/>
          <w:iCs/>
          <w:sz w:val="20"/>
          <w:szCs w:val="20"/>
          <w:lang w:val="en-US"/>
        </w:rPr>
        <w:t xml:space="preserve"> </w:t>
      </w:r>
      <w:r w:rsidR="00593155">
        <w:rPr>
          <w:sz w:val="20"/>
          <w:szCs w:val="20"/>
          <w:lang w:val="en-US"/>
        </w:rPr>
        <w:t xml:space="preserve">(1) </w:t>
      </w:r>
      <w:r w:rsidR="00633F3C">
        <w:rPr>
          <w:sz w:val="20"/>
          <w:szCs w:val="20"/>
          <w:lang w:val="en-US"/>
        </w:rPr>
        <w:t>Xxx</w:t>
      </w:r>
      <w:r w:rsidR="00593155" w:rsidRPr="00593155">
        <w:rPr>
          <w:sz w:val="20"/>
          <w:szCs w:val="20"/>
          <w:lang w:val="en-US"/>
        </w:rPr>
        <w:t>?</w:t>
      </w:r>
      <w:r w:rsidR="00593155">
        <w:rPr>
          <w:sz w:val="20"/>
          <w:szCs w:val="20"/>
          <w:lang w:val="en-US"/>
        </w:rPr>
        <w:t xml:space="preserve"> (2) </w:t>
      </w:r>
      <w:r w:rsidR="00633F3C">
        <w:rPr>
          <w:sz w:val="20"/>
          <w:szCs w:val="20"/>
          <w:lang w:val="en-US"/>
        </w:rPr>
        <w:t>Xxx</w:t>
      </w:r>
      <w:r w:rsidR="00593155" w:rsidRPr="00593155">
        <w:rPr>
          <w:sz w:val="20"/>
          <w:szCs w:val="20"/>
          <w:lang w:val="en-US"/>
        </w:rPr>
        <w:t>?</w:t>
      </w:r>
      <w:r w:rsidR="00593155">
        <w:rPr>
          <w:sz w:val="20"/>
          <w:szCs w:val="20"/>
          <w:lang w:val="en-US"/>
        </w:rPr>
        <w:t xml:space="preserve"> (3) </w:t>
      </w:r>
      <w:r w:rsidR="00633F3C">
        <w:rPr>
          <w:sz w:val="20"/>
          <w:szCs w:val="20"/>
          <w:lang w:val="en-US"/>
        </w:rPr>
        <w:t>Xxx</w:t>
      </w:r>
      <w:r w:rsidR="00633F3C" w:rsidRPr="00593155">
        <w:rPr>
          <w:sz w:val="20"/>
          <w:szCs w:val="20"/>
          <w:lang w:val="en-US"/>
        </w:rPr>
        <w:t>?</w:t>
      </w:r>
      <w:r w:rsidR="00593155">
        <w:rPr>
          <w:sz w:val="20"/>
          <w:szCs w:val="20"/>
          <w:lang w:val="en-US"/>
        </w:rPr>
        <w:t xml:space="preserve"> (4) </w:t>
      </w:r>
      <w:r w:rsidR="00633F3C">
        <w:rPr>
          <w:sz w:val="20"/>
          <w:szCs w:val="20"/>
          <w:lang w:val="en-US"/>
        </w:rPr>
        <w:t>Xxx</w:t>
      </w:r>
      <w:r w:rsidR="00633F3C" w:rsidRPr="00593155">
        <w:rPr>
          <w:sz w:val="20"/>
          <w:szCs w:val="20"/>
          <w:lang w:val="en-US"/>
        </w:rPr>
        <w:t>?</w:t>
      </w:r>
      <w:r w:rsidR="00593155">
        <w:rPr>
          <w:sz w:val="20"/>
          <w:szCs w:val="20"/>
          <w:lang w:val="en-US"/>
        </w:rPr>
        <w:t xml:space="preserve"> (5) </w:t>
      </w:r>
      <w:r w:rsidR="00633F3C">
        <w:rPr>
          <w:sz w:val="20"/>
          <w:szCs w:val="20"/>
          <w:lang w:val="en-US"/>
        </w:rPr>
        <w:t>Xxx</w:t>
      </w:r>
      <w:r w:rsidR="00633F3C" w:rsidRPr="00593155">
        <w:rPr>
          <w:sz w:val="20"/>
          <w:szCs w:val="20"/>
          <w:lang w:val="en-US"/>
        </w:rPr>
        <w:t>?</w:t>
      </w:r>
    </w:p>
    <w:p w14:paraId="2F9C3C0A" w14:textId="30DC918D" w:rsidR="00F52628" w:rsidRDefault="00F52628" w:rsidP="00AE7E19">
      <w:pPr>
        <w:spacing w:line="240" w:lineRule="exact"/>
        <w:ind w:firstLine="360"/>
        <w:jc w:val="both"/>
        <w:rPr>
          <w:b/>
          <w:color w:val="137A6B"/>
          <w:sz w:val="20"/>
          <w:szCs w:val="20"/>
        </w:rPr>
      </w:pPr>
      <w:r w:rsidRPr="00F52628">
        <w:rPr>
          <w:b/>
          <w:bCs/>
          <w:i/>
          <w:iCs/>
          <w:color w:val="137A6B"/>
          <w:sz w:val="20"/>
          <w:szCs w:val="20"/>
          <w:lang w:val="en-US"/>
        </w:rPr>
        <w:t>Preliminary Results.</w:t>
      </w:r>
      <w:r w:rsidRPr="00F52628">
        <w:rPr>
          <w:sz w:val="20"/>
          <w:szCs w:val="20"/>
          <w:lang w:val="en-US"/>
        </w:rPr>
        <w:t xml:space="preserve"> </w:t>
      </w:r>
      <w:r>
        <w:rPr>
          <w:sz w:val="20"/>
          <w:szCs w:val="20"/>
          <w:lang w:val="en-US"/>
        </w:rPr>
        <w:t>Xxx</w:t>
      </w:r>
    </w:p>
    <w:p w14:paraId="3F919A87" w14:textId="7C8C1745" w:rsidR="008B673C" w:rsidRPr="008B673C" w:rsidRDefault="00B132E1" w:rsidP="2FEE2662">
      <w:pPr>
        <w:spacing w:line="240" w:lineRule="exact"/>
        <w:ind w:firstLine="360"/>
        <w:jc w:val="both"/>
        <w:rPr>
          <w:b/>
          <w:bCs/>
          <w:i/>
          <w:iCs/>
          <w:color w:val="137A6B"/>
          <w:sz w:val="20"/>
          <w:szCs w:val="20"/>
          <w:lang w:val="en-US"/>
        </w:rPr>
      </w:pPr>
      <w:commentRangeStart w:id="119"/>
      <w:r w:rsidRPr="2FEE2662">
        <w:rPr>
          <w:b/>
          <w:bCs/>
          <w:i/>
          <w:iCs/>
          <w:color w:val="137A6B"/>
          <w:sz w:val="20"/>
          <w:szCs w:val="20"/>
          <w:lang w:val="en-US"/>
        </w:rPr>
        <w:t xml:space="preserve">Aim 1.1. </w:t>
      </w:r>
      <w:r w:rsidR="00633F3C" w:rsidRPr="2FEE2662">
        <w:rPr>
          <w:b/>
          <w:bCs/>
          <w:i/>
          <w:iCs/>
          <w:color w:val="137A6B"/>
          <w:sz w:val="20"/>
          <w:szCs w:val="20"/>
          <w:lang w:val="en-US"/>
        </w:rPr>
        <w:t>Xxx</w:t>
      </w:r>
      <w:r w:rsidR="00303FF0" w:rsidRPr="2FEE2662">
        <w:rPr>
          <w:sz w:val="20"/>
          <w:szCs w:val="20"/>
          <w:lang w:val="en-US"/>
        </w:rPr>
        <w:t xml:space="preserve">. </w:t>
      </w:r>
      <w:r w:rsidR="00633F3C" w:rsidRPr="2FEE2662">
        <w:rPr>
          <w:sz w:val="20"/>
          <w:szCs w:val="20"/>
          <w:lang w:val="en-US"/>
        </w:rPr>
        <w:t>Xxx</w:t>
      </w:r>
      <w:commentRangeEnd w:id="119"/>
      <w:r w:rsidR="008F51C2" w:rsidRPr="008B673C">
        <w:rPr>
          <w:rStyle w:val="CommentReference"/>
          <w:b/>
          <w:bCs/>
          <w:i/>
          <w:iCs/>
          <w:color w:val="137A6B"/>
          <w:sz w:val="20"/>
          <w:szCs w:val="20"/>
          <w:lang w:val="en-US"/>
        </w:rPr>
        <w:commentReference w:id="119"/>
      </w:r>
    </w:p>
    <w:p w14:paraId="54E67193" w14:textId="2EB2D1C3" w:rsidR="008B673C" w:rsidRPr="003F3529" w:rsidRDefault="00B132E1" w:rsidP="2FEE2662">
      <w:pPr>
        <w:spacing w:line="240" w:lineRule="exact"/>
        <w:ind w:firstLine="360"/>
        <w:jc w:val="both"/>
        <w:rPr>
          <w:sz w:val="20"/>
          <w:szCs w:val="20"/>
          <w:lang w:val="en-US"/>
        </w:rPr>
      </w:pPr>
      <w:commentRangeStart w:id="120"/>
      <w:r w:rsidRPr="2FEE2662">
        <w:rPr>
          <w:b/>
          <w:bCs/>
          <w:i/>
          <w:iCs/>
          <w:color w:val="137A6B"/>
          <w:sz w:val="20"/>
          <w:szCs w:val="20"/>
          <w:lang w:val="en-US"/>
        </w:rPr>
        <w:t xml:space="preserve">Aim 1.2. </w:t>
      </w:r>
      <w:r w:rsidR="00633F3C" w:rsidRPr="2FEE2662">
        <w:rPr>
          <w:b/>
          <w:bCs/>
          <w:i/>
          <w:iCs/>
          <w:color w:val="137A6B"/>
          <w:sz w:val="20"/>
          <w:szCs w:val="20"/>
          <w:lang w:val="en-US"/>
        </w:rPr>
        <w:t>Yyy</w:t>
      </w:r>
      <w:r w:rsidR="00565FDF" w:rsidRPr="2FEE2662">
        <w:rPr>
          <w:sz w:val="20"/>
          <w:szCs w:val="20"/>
          <w:lang w:val="en-US"/>
        </w:rPr>
        <w:t xml:space="preserve">. </w:t>
      </w:r>
      <w:r w:rsidR="00633F3C" w:rsidRPr="2FEE2662">
        <w:rPr>
          <w:sz w:val="20"/>
          <w:szCs w:val="20"/>
          <w:lang w:val="en-US"/>
        </w:rPr>
        <w:t>Xxx</w:t>
      </w:r>
      <w:commentRangeEnd w:id="120"/>
      <w:r w:rsidR="008F51C2" w:rsidRPr="003F3529">
        <w:rPr>
          <w:rStyle w:val="CommentReference"/>
          <w:sz w:val="20"/>
          <w:szCs w:val="20"/>
          <w:lang w:val="en-US"/>
        </w:rPr>
        <w:commentReference w:id="120"/>
      </w:r>
    </w:p>
    <w:p w14:paraId="71826211" w14:textId="4E7D42F4" w:rsidR="00DC3795" w:rsidRPr="00037C92" w:rsidRDefault="00B132E1" w:rsidP="2FEE2662">
      <w:pPr>
        <w:spacing w:line="240" w:lineRule="exact"/>
        <w:ind w:firstLine="360"/>
        <w:jc w:val="both"/>
        <w:rPr>
          <w:b/>
          <w:bCs/>
          <w:i/>
          <w:iCs/>
          <w:color w:val="13796A"/>
          <w:sz w:val="20"/>
          <w:szCs w:val="20"/>
          <w:lang w:val="en-US"/>
        </w:rPr>
      </w:pPr>
      <w:r w:rsidRPr="2FEE2662">
        <w:rPr>
          <w:b/>
          <w:bCs/>
          <w:i/>
          <w:iCs/>
          <w:color w:val="13796A"/>
          <w:sz w:val="20"/>
          <w:szCs w:val="20"/>
          <w:lang w:val="en-US"/>
        </w:rPr>
        <w:t xml:space="preserve">Aim 1.3. </w:t>
      </w:r>
      <w:r w:rsidR="00633F3C" w:rsidRPr="2FEE2662">
        <w:rPr>
          <w:b/>
          <w:bCs/>
          <w:i/>
          <w:iCs/>
          <w:color w:val="13796A"/>
          <w:sz w:val="20"/>
          <w:szCs w:val="20"/>
          <w:lang w:val="en-US"/>
        </w:rPr>
        <w:t>Zzz</w:t>
      </w:r>
      <w:r w:rsidR="005C0253" w:rsidRPr="2FEE2662">
        <w:rPr>
          <w:sz w:val="20"/>
          <w:szCs w:val="20"/>
          <w:lang w:val="en-US"/>
        </w:rPr>
        <w:t xml:space="preserve">. </w:t>
      </w:r>
      <w:r w:rsidR="00633F3C" w:rsidRPr="2FEE2662">
        <w:rPr>
          <w:sz w:val="20"/>
          <w:szCs w:val="20"/>
          <w:lang w:val="en-US"/>
        </w:rPr>
        <w:t>Xxx</w:t>
      </w:r>
    </w:p>
    <w:p w14:paraId="103B6673" w14:textId="442F605A" w:rsidR="004C6E51" w:rsidRPr="009647A0" w:rsidRDefault="004C6E51" w:rsidP="008F4E61">
      <w:pPr>
        <w:spacing w:after="120" w:line="240" w:lineRule="exact"/>
        <w:ind w:firstLine="360"/>
        <w:jc w:val="both"/>
        <w:rPr>
          <w:sz w:val="20"/>
          <w:szCs w:val="20"/>
          <w:lang w:val="en-US"/>
        </w:rPr>
      </w:pPr>
      <w:r>
        <w:rPr>
          <w:b/>
          <w:bCs/>
          <w:i/>
          <w:iCs/>
          <w:color w:val="137A6B"/>
          <w:sz w:val="20"/>
          <w:szCs w:val="20"/>
          <w:lang w:val="en-US"/>
        </w:rPr>
        <w:t xml:space="preserve">Potential Challenges </w:t>
      </w:r>
      <w:r w:rsidRPr="00A67D53">
        <w:rPr>
          <w:b/>
          <w:bCs/>
          <w:i/>
          <w:iCs/>
          <w:color w:val="137A6B"/>
          <w:sz w:val="20"/>
          <w:szCs w:val="20"/>
          <w:lang w:val="en-US"/>
        </w:rPr>
        <w:t>and Mitigation</w:t>
      </w:r>
      <w:r>
        <w:rPr>
          <w:b/>
          <w:bCs/>
          <w:i/>
          <w:iCs/>
          <w:color w:val="137A6B"/>
          <w:sz w:val="20"/>
          <w:szCs w:val="20"/>
          <w:lang w:val="en-US"/>
        </w:rPr>
        <w:t xml:space="preserve"> Strategies</w:t>
      </w:r>
      <w:r w:rsidRPr="004C6E51">
        <w:rPr>
          <w:b/>
          <w:bCs/>
          <w:i/>
          <w:iCs/>
          <w:color w:val="137A6B"/>
          <w:sz w:val="20"/>
          <w:szCs w:val="20"/>
          <w:lang w:val="en-US"/>
        </w:rPr>
        <w:t>.</w:t>
      </w:r>
      <w:r w:rsidRPr="004C6E51">
        <w:rPr>
          <w:b/>
          <w:bCs/>
          <w:i/>
          <w:iCs/>
          <w:sz w:val="20"/>
          <w:szCs w:val="20"/>
          <w:lang w:val="en-US"/>
        </w:rPr>
        <w:t xml:space="preserve"> </w:t>
      </w:r>
      <w:commentRangeStart w:id="121"/>
      <w:r w:rsidR="00633F3C">
        <w:rPr>
          <w:sz w:val="20"/>
          <w:szCs w:val="20"/>
          <w:lang w:val="en-US"/>
        </w:rPr>
        <w:t>Xxx</w:t>
      </w:r>
      <w:commentRangeEnd w:id="121"/>
      <w:r w:rsidR="002A6F06">
        <w:rPr>
          <w:rStyle w:val="CommentReference"/>
          <w:sz w:val="20"/>
          <w:szCs w:val="20"/>
          <w:lang w:val="en-US"/>
        </w:rPr>
        <w:commentReference w:id="121"/>
      </w:r>
      <w:r w:rsidR="00336DDC">
        <w:rPr>
          <w:sz w:val="20"/>
          <w:szCs w:val="20"/>
          <w:lang w:val="en-US"/>
        </w:rPr>
        <w:t>.</w:t>
      </w:r>
    </w:p>
    <w:p w14:paraId="5DDEE3E8" w14:textId="6547511E" w:rsidR="00A42EF1" w:rsidRDefault="13B3677E" w:rsidP="2FEE2662">
      <w:pPr>
        <w:spacing w:line="240" w:lineRule="exact"/>
        <w:jc w:val="both"/>
        <w:rPr>
          <w:sz w:val="20"/>
          <w:szCs w:val="20"/>
          <w:lang w:val="en-US"/>
        </w:rPr>
      </w:pPr>
      <w:commentRangeStart w:id="122"/>
      <w:r w:rsidRPr="3DED0B5F">
        <w:rPr>
          <w:b/>
          <w:bCs/>
          <w:color w:val="AD1D3C"/>
          <w:sz w:val="20"/>
          <w:szCs w:val="20"/>
          <w:lang w:val="en-US"/>
        </w:rPr>
        <w:t>D</w:t>
      </w:r>
      <w:commentRangeEnd w:id="122"/>
      <w:r w:rsidR="00B132E1" w:rsidRPr="3DED0B5F">
        <w:rPr>
          <w:rStyle w:val="CommentReference"/>
          <w:b/>
          <w:bCs/>
          <w:color w:val="AD1D3C"/>
          <w:sz w:val="20"/>
          <w:szCs w:val="20"/>
          <w:lang w:val="en-US"/>
        </w:rPr>
        <w:commentReference w:id="122"/>
      </w:r>
      <w:r w:rsidRPr="3DED0B5F">
        <w:rPr>
          <w:b/>
          <w:bCs/>
          <w:color w:val="AD1D3C"/>
          <w:sz w:val="20"/>
          <w:szCs w:val="20"/>
          <w:lang w:val="en-US"/>
        </w:rPr>
        <w:t xml:space="preserve">.3. Aim 2: </w:t>
      </w:r>
      <w:commentRangeStart w:id="123"/>
      <w:r w:rsidR="72153F52" w:rsidRPr="3DED0B5F">
        <w:rPr>
          <w:b/>
          <w:bCs/>
          <w:color w:val="AD1D3C"/>
          <w:sz w:val="20"/>
          <w:szCs w:val="20"/>
          <w:lang w:val="en-US"/>
        </w:rPr>
        <w:t>Inverse Design</w:t>
      </w:r>
      <w:commentRangeEnd w:id="123"/>
      <w:r w:rsidR="00B132E1" w:rsidRPr="3DED0B5F">
        <w:rPr>
          <w:rStyle w:val="CommentReference"/>
          <w:b/>
          <w:bCs/>
          <w:color w:val="AD1D3C"/>
          <w:sz w:val="20"/>
          <w:szCs w:val="20"/>
          <w:lang w:val="en-US"/>
        </w:rPr>
        <w:commentReference w:id="123"/>
      </w:r>
      <w:r w:rsidR="26A67245" w:rsidRPr="3DED0B5F">
        <w:rPr>
          <w:b/>
          <w:bCs/>
          <w:color w:val="AD1D3C"/>
          <w:sz w:val="20"/>
          <w:szCs w:val="20"/>
          <w:lang w:val="en-US"/>
        </w:rPr>
        <w:t xml:space="preserve">. </w:t>
      </w:r>
      <w:r w:rsidR="6E81658D" w:rsidRPr="3DED0B5F">
        <w:rPr>
          <w:sz w:val="20"/>
          <w:szCs w:val="20"/>
          <w:lang w:val="en-US"/>
        </w:rPr>
        <w:t xml:space="preserve">We </w:t>
      </w:r>
      <w:r w:rsidR="6E81658D" w:rsidRPr="3DED0B5F">
        <w:rPr>
          <w:i/>
          <w:iCs/>
          <w:sz w:val="20"/>
          <w:szCs w:val="20"/>
          <w:lang w:val="en-US"/>
        </w:rPr>
        <w:t>hypothesize</w:t>
      </w:r>
      <w:r w:rsidR="6E81658D" w:rsidRPr="3DED0B5F">
        <w:rPr>
          <w:sz w:val="20"/>
          <w:szCs w:val="20"/>
          <w:lang w:val="en-US"/>
        </w:rPr>
        <w:t xml:space="preserve"> </w:t>
      </w:r>
      <w:r w:rsidR="04C94A25" w:rsidRPr="3DED0B5F">
        <w:rPr>
          <w:sz w:val="20"/>
          <w:szCs w:val="20"/>
          <w:lang w:val="en-US"/>
        </w:rPr>
        <w:t xml:space="preserve">that </w:t>
      </w:r>
      <w:r w:rsidR="72153F52" w:rsidRPr="3DED0B5F">
        <w:rPr>
          <w:sz w:val="20"/>
          <w:szCs w:val="20"/>
          <w:lang w:val="en-US"/>
        </w:rPr>
        <w:t>operando images can be used to train and validate an inverse design framework that maps observed cure dynamics to optimized grayscale projection patterns</w:t>
      </w:r>
      <w:r w:rsidR="6E81658D" w:rsidRPr="3DED0B5F">
        <w:rPr>
          <w:sz w:val="20"/>
          <w:szCs w:val="20"/>
          <w:lang w:val="en-US"/>
        </w:rPr>
        <w:t xml:space="preserve">. To realize this framework, we will: </w:t>
      </w:r>
      <w:r w:rsidR="38C2BE3A" w:rsidRPr="3DED0B5F">
        <w:rPr>
          <w:sz w:val="20"/>
          <w:szCs w:val="20"/>
          <w:lang w:val="en-US"/>
        </w:rPr>
        <w:t>(</w:t>
      </w:r>
      <w:r w:rsidR="38C2BE3A" w:rsidRPr="3DED0B5F">
        <w:rPr>
          <w:b/>
          <w:bCs/>
          <w:color w:val="AD1D3C"/>
          <w:sz w:val="20"/>
          <w:szCs w:val="20"/>
          <w:lang w:val="en-US"/>
        </w:rPr>
        <w:t>Aim 2.1</w:t>
      </w:r>
      <w:r w:rsidR="38C2BE3A" w:rsidRPr="3DED0B5F">
        <w:rPr>
          <w:sz w:val="20"/>
          <w:szCs w:val="20"/>
          <w:lang w:val="en-US"/>
        </w:rPr>
        <w:t xml:space="preserve">) </w:t>
      </w:r>
      <w:r w:rsidR="150919CC" w:rsidRPr="3DED0B5F">
        <w:rPr>
          <w:sz w:val="20"/>
          <w:szCs w:val="20"/>
          <w:lang w:val="en-US"/>
        </w:rPr>
        <w:t>Build up a simulation</w:t>
      </w:r>
      <w:r w:rsidR="6E81658D" w:rsidRPr="3DED0B5F">
        <w:rPr>
          <w:sz w:val="20"/>
          <w:szCs w:val="20"/>
          <w:lang w:val="en-US"/>
        </w:rPr>
        <w:t xml:space="preserve">; </w:t>
      </w:r>
      <w:r w:rsidR="38C2BE3A" w:rsidRPr="3DED0B5F">
        <w:rPr>
          <w:sz w:val="20"/>
          <w:szCs w:val="20"/>
          <w:lang w:val="en-US"/>
        </w:rPr>
        <w:t>(</w:t>
      </w:r>
      <w:r w:rsidR="38C2BE3A" w:rsidRPr="3DED0B5F">
        <w:rPr>
          <w:b/>
          <w:bCs/>
          <w:color w:val="AD1D3C"/>
          <w:sz w:val="20"/>
          <w:szCs w:val="20"/>
          <w:lang w:val="en-US"/>
        </w:rPr>
        <w:t>Aim 2.2</w:t>
      </w:r>
      <w:r w:rsidR="38C2BE3A" w:rsidRPr="3DED0B5F">
        <w:rPr>
          <w:sz w:val="20"/>
          <w:szCs w:val="20"/>
          <w:lang w:val="en-US"/>
        </w:rPr>
        <w:t xml:space="preserve">) </w:t>
      </w:r>
      <w:r w:rsidR="72153F52" w:rsidRPr="3DED0B5F">
        <w:rPr>
          <w:sz w:val="20"/>
          <w:szCs w:val="20"/>
          <w:lang w:val="en-US"/>
        </w:rPr>
        <w:t>Yyy</w:t>
      </w:r>
      <w:r w:rsidR="6E81658D" w:rsidRPr="3DED0B5F">
        <w:rPr>
          <w:sz w:val="20"/>
          <w:szCs w:val="20"/>
          <w:lang w:val="en-US"/>
        </w:rPr>
        <w:t xml:space="preserve">; and </w:t>
      </w:r>
      <w:r w:rsidR="38C2BE3A" w:rsidRPr="3DED0B5F">
        <w:rPr>
          <w:sz w:val="20"/>
          <w:szCs w:val="20"/>
          <w:lang w:val="en-US"/>
        </w:rPr>
        <w:t>(</w:t>
      </w:r>
      <w:r w:rsidR="38C2BE3A" w:rsidRPr="3DED0B5F">
        <w:rPr>
          <w:b/>
          <w:bCs/>
          <w:color w:val="AD1D3C"/>
          <w:sz w:val="20"/>
          <w:szCs w:val="20"/>
          <w:lang w:val="en-US"/>
        </w:rPr>
        <w:t>Aim 2.3</w:t>
      </w:r>
      <w:r w:rsidR="38C2BE3A" w:rsidRPr="3DED0B5F">
        <w:rPr>
          <w:sz w:val="20"/>
          <w:szCs w:val="20"/>
          <w:lang w:val="en-US"/>
        </w:rPr>
        <w:t xml:space="preserve">) </w:t>
      </w:r>
      <w:r w:rsidR="72153F52" w:rsidRPr="3DED0B5F">
        <w:rPr>
          <w:sz w:val="20"/>
          <w:szCs w:val="20"/>
          <w:lang w:val="en-US"/>
        </w:rPr>
        <w:t>Zzz</w:t>
      </w:r>
      <w:r w:rsidR="6E81658D" w:rsidRPr="3DED0B5F">
        <w:rPr>
          <w:sz w:val="20"/>
          <w:szCs w:val="20"/>
          <w:lang w:val="en-US"/>
        </w:rPr>
        <w:t>.</w:t>
      </w:r>
    </w:p>
    <w:p w14:paraId="37D25261" w14:textId="4D8C0697" w:rsidR="00BF675A" w:rsidRDefault="00A42EF1" w:rsidP="00ED7092">
      <w:pPr>
        <w:spacing w:line="240" w:lineRule="exact"/>
        <w:ind w:firstLine="360"/>
        <w:jc w:val="both"/>
        <w:rPr>
          <w:sz w:val="20"/>
          <w:szCs w:val="20"/>
          <w:lang w:eastAsia="ko-KR"/>
        </w:rPr>
      </w:pPr>
      <w:r w:rsidRPr="00A42EF1">
        <w:rPr>
          <w:b/>
          <w:bCs/>
          <w:i/>
          <w:iCs/>
          <w:color w:val="AD1D3C"/>
          <w:sz w:val="20"/>
          <w:szCs w:val="20"/>
          <w:lang w:val="en-US"/>
        </w:rPr>
        <w:t>Rationale for the Aim.</w:t>
      </w:r>
      <w:r w:rsidR="0074605C" w:rsidRPr="008D0717">
        <w:rPr>
          <w:sz w:val="20"/>
          <w:szCs w:val="20"/>
          <w:lang w:val="en-US"/>
        </w:rPr>
        <w:t xml:space="preserve"> </w:t>
      </w:r>
      <w:commentRangeStart w:id="124"/>
      <w:r w:rsidR="00633F3C" w:rsidRPr="00633F3C">
        <w:rPr>
          <w:sz w:val="20"/>
          <w:szCs w:val="20"/>
        </w:rPr>
        <w:t>Xxx</w:t>
      </w:r>
      <w:r w:rsidR="00633F3C" w:rsidRPr="00C72811">
        <w:rPr>
          <w:sz w:val="20"/>
          <w:szCs w:val="20"/>
        </w:rPr>
        <w:t>.</w:t>
      </w:r>
      <w:commentRangeEnd w:id="124"/>
      <w:r w:rsidR="00633F3C">
        <w:rPr>
          <w:rStyle w:val="CommentReference"/>
          <w:sz w:val="20"/>
          <w:szCs w:val="20"/>
          <w:lang w:eastAsia="ko-KR"/>
        </w:rPr>
        <w:commentReference w:id="124"/>
      </w:r>
    </w:p>
    <w:p w14:paraId="31B9E00E" w14:textId="77777777" w:rsidR="00633F3C" w:rsidRDefault="00A42EF1" w:rsidP="00DC435F">
      <w:pPr>
        <w:spacing w:line="240" w:lineRule="exact"/>
        <w:ind w:firstLine="360"/>
        <w:jc w:val="both"/>
        <w:rPr>
          <w:sz w:val="20"/>
          <w:szCs w:val="20"/>
          <w:lang w:val="en-US"/>
        </w:rPr>
      </w:pPr>
      <w:r w:rsidRPr="00A42EF1">
        <w:rPr>
          <w:b/>
          <w:bCs/>
          <w:i/>
          <w:iCs/>
          <w:color w:val="AD1D3C"/>
          <w:sz w:val="20"/>
          <w:szCs w:val="20"/>
          <w:lang w:val="en-US"/>
        </w:rPr>
        <w:t xml:space="preserve">Fundamental Science </w:t>
      </w:r>
      <w:commentRangeStart w:id="125"/>
      <w:r w:rsidRPr="00A42EF1">
        <w:rPr>
          <w:b/>
          <w:bCs/>
          <w:i/>
          <w:iCs/>
          <w:color w:val="AD1D3C"/>
          <w:sz w:val="20"/>
          <w:szCs w:val="20"/>
          <w:lang w:val="en-US"/>
        </w:rPr>
        <w:t>Questions</w:t>
      </w:r>
      <w:commentRangeEnd w:id="125"/>
      <w:r w:rsidR="00633F3C" w:rsidRPr="00A42EF1">
        <w:rPr>
          <w:rStyle w:val="CommentReference"/>
          <w:b/>
          <w:bCs/>
          <w:i/>
          <w:iCs/>
          <w:color w:val="AD1D3C"/>
          <w:sz w:val="20"/>
          <w:szCs w:val="20"/>
          <w:lang w:val="en-US"/>
        </w:rPr>
        <w:commentReference w:id="125"/>
      </w:r>
      <w:r w:rsidRPr="00A42EF1">
        <w:rPr>
          <w:b/>
          <w:bCs/>
          <w:i/>
          <w:iCs/>
          <w:color w:val="AD1D3C"/>
          <w:sz w:val="20"/>
          <w:szCs w:val="20"/>
          <w:lang w:val="en-US"/>
        </w:rPr>
        <w:t>.</w:t>
      </w:r>
      <w:r w:rsidR="00C87EDB">
        <w:rPr>
          <w:b/>
          <w:bCs/>
          <w:i/>
          <w:iCs/>
          <w:sz w:val="20"/>
          <w:szCs w:val="20"/>
          <w:lang w:val="en-US"/>
        </w:rPr>
        <w:t xml:space="preserve"> </w:t>
      </w:r>
      <w:r w:rsidR="00633F3C">
        <w:rPr>
          <w:sz w:val="20"/>
          <w:szCs w:val="20"/>
          <w:lang w:val="en-US"/>
        </w:rPr>
        <w:t>(1) Xxx</w:t>
      </w:r>
      <w:r w:rsidR="00633F3C" w:rsidRPr="00593155">
        <w:rPr>
          <w:sz w:val="20"/>
          <w:szCs w:val="20"/>
          <w:lang w:val="en-US"/>
        </w:rPr>
        <w:t>?</w:t>
      </w:r>
      <w:r w:rsidR="00633F3C">
        <w:rPr>
          <w:sz w:val="20"/>
          <w:szCs w:val="20"/>
          <w:lang w:val="en-US"/>
        </w:rPr>
        <w:t xml:space="preserve"> (2) Xxx</w:t>
      </w:r>
      <w:r w:rsidR="00633F3C" w:rsidRPr="00593155">
        <w:rPr>
          <w:sz w:val="20"/>
          <w:szCs w:val="20"/>
          <w:lang w:val="en-US"/>
        </w:rPr>
        <w:t>?</w:t>
      </w:r>
      <w:r w:rsidR="00633F3C">
        <w:rPr>
          <w:sz w:val="20"/>
          <w:szCs w:val="20"/>
          <w:lang w:val="en-US"/>
        </w:rPr>
        <w:t xml:space="preserve"> (3) Xxx</w:t>
      </w:r>
      <w:r w:rsidR="00633F3C" w:rsidRPr="00593155">
        <w:rPr>
          <w:sz w:val="20"/>
          <w:szCs w:val="20"/>
          <w:lang w:val="en-US"/>
        </w:rPr>
        <w:t>?</w:t>
      </w:r>
      <w:r w:rsidR="00633F3C">
        <w:rPr>
          <w:sz w:val="20"/>
          <w:szCs w:val="20"/>
          <w:lang w:val="en-US"/>
        </w:rPr>
        <w:t xml:space="preserve"> (4) Xxx</w:t>
      </w:r>
      <w:r w:rsidR="00633F3C" w:rsidRPr="00593155">
        <w:rPr>
          <w:sz w:val="20"/>
          <w:szCs w:val="20"/>
          <w:lang w:val="en-US"/>
        </w:rPr>
        <w:t>?</w:t>
      </w:r>
      <w:r w:rsidR="00633F3C">
        <w:rPr>
          <w:sz w:val="20"/>
          <w:szCs w:val="20"/>
          <w:lang w:val="en-US"/>
        </w:rPr>
        <w:t xml:space="preserve"> (5) Xxx</w:t>
      </w:r>
      <w:r w:rsidR="00633F3C" w:rsidRPr="00593155">
        <w:rPr>
          <w:sz w:val="20"/>
          <w:szCs w:val="20"/>
          <w:lang w:val="en-US"/>
        </w:rPr>
        <w:t>?</w:t>
      </w:r>
    </w:p>
    <w:p w14:paraId="3EA85C7B" w14:textId="152B3887" w:rsidR="00A42EF1" w:rsidRDefault="00A42EF1" w:rsidP="00633F3C">
      <w:pPr>
        <w:spacing w:line="240" w:lineRule="exact"/>
        <w:ind w:firstLine="360"/>
        <w:jc w:val="both"/>
        <w:rPr>
          <w:b/>
          <w:color w:val="137A6B"/>
          <w:sz w:val="20"/>
          <w:szCs w:val="20"/>
        </w:rPr>
      </w:pPr>
      <w:r w:rsidRPr="00A42EF1">
        <w:rPr>
          <w:b/>
          <w:bCs/>
          <w:i/>
          <w:iCs/>
          <w:color w:val="AD1D3C"/>
          <w:sz w:val="20"/>
          <w:szCs w:val="20"/>
          <w:lang w:val="en-US"/>
        </w:rPr>
        <w:t>Preliminary Results.</w:t>
      </w:r>
      <w:r w:rsidR="0074605C">
        <w:rPr>
          <w:sz w:val="20"/>
          <w:szCs w:val="20"/>
          <w:lang w:val="en-US"/>
        </w:rPr>
        <w:t xml:space="preserve"> </w:t>
      </w:r>
      <w:r w:rsidR="00633F3C">
        <w:rPr>
          <w:color w:val="000000" w:themeColor="text1"/>
          <w:sz w:val="20"/>
          <w:szCs w:val="20"/>
          <w:lang w:val="en-US" w:eastAsia="ko-KR"/>
        </w:rPr>
        <w:t xml:space="preserve">Xxx </w:t>
      </w:r>
    </w:p>
    <w:p w14:paraId="289C0B6A" w14:textId="5D0FCE25" w:rsidR="0074605C" w:rsidRPr="00A67D53" w:rsidRDefault="00B132E1" w:rsidP="00633F3C">
      <w:pPr>
        <w:spacing w:line="240" w:lineRule="exact"/>
        <w:ind w:firstLine="360"/>
        <w:jc w:val="both"/>
      </w:pPr>
      <w:commentRangeStart w:id="126"/>
      <w:r w:rsidRPr="2F152F78">
        <w:rPr>
          <w:b/>
          <w:bCs/>
          <w:i/>
          <w:iCs/>
          <w:color w:val="AD1D3C"/>
          <w:sz w:val="20"/>
          <w:szCs w:val="20"/>
          <w:lang w:val="en-US"/>
        </w:rPr>
        <w:t>Aim 2.1</w:t>
      </w:r>
      <w:r w:rsidR="00442B0A" w:rsidRPr="2F152F78">
        <w:rPr>
          <w:b/>
          <w:bCs/>
          <w:i/>
          <w:iCs/>
          <w:color w:val="AD1D3C"/>
          <w:sz w:val="20"/>
          <w:szCs w:val="20"/>
          <w:lang w:val="en-US"/>
        </w:rPr>
        <w:t xml:space="preserve">. </w:t>
      </w:r>
      <w:r w:rsidR="00163354" w:rsidRPr="2F152F78">
        <w:rPr>
          <w:b/>
          <w:bCs/>
          <w:i/>
          <w:iCs/>
          <w:color w:val="AD1D3C"/>
          <w:sz w:val="20"/>
          <w:szCs w:val="20"/>
          <w:lang w:val="en-US"/>
        </w:rPr>
        <w:t>Xxx</w:t>
      </w:r>
      <w:r w:rsidR="00442B0A" w:rsidRPr="2F152F78">
        <w:rPr>
          <w:b/>
          <w:bCs/>
          <w:i/>
          <w:iCs/>
          <w:color w:val="AD1D3C"/>
          <w:sz w:val="20"/>
          <w:szCs w:val="20"/>
          <w:lang w:val="en-US"/>
        </w:rPr>
        <w:t>.</w:t>
      </w:r>
      <w:r w:rsidR="00442B0A" w:rsidRPr="2F152F78">
        <w:rPr>
          <w:color w:val="AD1D3C"/>
          <w:sz w:val="20"/>
          <w:szCs w:val="20"/>
          <w:lang w:val="en-US"/>
        </w:rPr>
        <w:t xml:space="preserve"> </w:t>
      </w:r>
      <w:r w:rsidR="00633F3C" w:rsidRPr="2F152F78">
        <w:rPr>
          <w:sz w:val="20"/>
          <w:szCs w:val="20"/>
          <w:lang w:val="en-US"/>
        </w:rPr>
        <w:t>Xxx</w:t>
      </w:r>
    </w:p>
    <w:p w14:paraId="1FB82848" w14:textId="1733E74D" w:rsidR="07A7CED2" w:rsidRDefault="07A7CED2" w:rsidP="2F152F78">
      <w:pPr>
        <w:spacing w:line="240" w:lineRule="exact"/>
        <w:ind w:firstLine="360"/>
        <w:jc w:val="both"/>
      </w:pPr>
      <w:r w:rsidRPr="2F152F78">
        <w:rPr>
          <w:sz w:val="20"/>
          <w:szCs w:val="20"/>
        </w:rPr>
        <w:t>Compare Swiss to ours also</w:t>
      </w:r>
    </w:p>
    <w:p w14:paraId="0CD4C11D" w14:textId="16339461" w:rsidR="00633F3C" w:rsidRPr="00DD41AD" w:rsidRDefault="00B132E1" w:rsidP="2FEE2662">
      <w:pPr>
        <w:spacing w:line="240" w:lineRule="exact"/>
        <w:ind w:firstLine="360"/>
        <w:jc w:val="both"/>
        <w:rPr>
          <w:sz w:val="20"/>
          <w:szCs w:val="20"/>
          <w:lang w:val="en-US"/>
        </w:rPr>
      </w:pPr>
      <w:r w:rsidRPr="2F152F78">
        <w:rPr>
          <w:b/>
          <w:bCs/>
          <w:i/>
          <w:iCs/>
          <w:color w:val="AD1D3C"/>
          <w:sz w:val="20"/>
          <w:szCs w:val="20"/>
          <w:lang w:val="en-US"/>
        </w:rPr>
        <w:t>Aim 2.</w:t>
      </w:r>
      <w:r w:rsidR="00D22B7B" w:rsidRPr="2F152F78">
        <w:rPr>
          <w:b/>
          <w:bCs/>
          <w:i/>
          <w:iCs/>
          <w:color w:val="AD1D3C"/>
          <w:sz w:val="20"/>
          <w:szCs w:val="20"/>
          <w:lang w:val="en-US"/>
        </w:rPr>
        <w:t xml:space="preserve">2. </w:t>
      </w:r>
      <w:r w:rsidR="00163354" w:rsidRPr="2F152F78">
        <w:rPr>
          <w:b/>
          <w:bCs/>
          <w:i/>
          <w:iCs/>
          <w:color w:val="AD1D3C"/>
          <w:sz w:val="20"/>
          <w:szCs w:val="20"/>
        </w:rPr>
        <w:t>Yyy</w:t>
      </w:r>
      <w:r w:rsidR="00D22B7B" w:rsidRPr="2F152F78">
        <w:rPr>
          <w:b/>
          <w:bCs/>
          <w:i/>
          <w:iCs/>
          <w:color w:val="AD1D3C"/>
          <w:sz w:val="20"/>
          <w:szCs w:val="20"/>
          <w:lang w:val="en-US"/>
        </w:rPr>
        <w:t>.</w:t>
      </w:r>
      <w:r w:rsidR="00D22B7B" w:rsidRPr="2F152F78">
        <w:rPr>
          <w:sz w:val="20"/>
          <w:szCs w:val="20"/>
          <w:lang w:val="en-US"/>
        </w:rPr>
        <w:t xml:space="preserve"> </w:t>
      </w:r>
      <w:r w:rsidR="00633F3C" w:rsidRPr="2F152F78">
        <w:rPr>
          <w:sz w:val="20"/>
          <w:szCs w:val="20"/>
          <w:lang w:val="en-US"/>
        </w:rPr>
        <w:t>Xxx</w:t>
      </w:r>
      <w:r w:rsidR="7E4669B9" w:rsidRPr="2F152F78">
        <w:rPr>
          <w:sz w:val="20"/>
          <w:szCs w:val="20"/>
          <w:lang w:val="en-US"/>
        </w:rPr>
        <w:t xml:space="preserve"> (Open Loop Control)</w:t>
      </w:r>
    </w:p>
    <w:p w14:paraId="2BDA8C1A" w14:textId="3BDD5F13" w:rsidR="00633F3C" w:rsidRDefault="00242631" w:rsidP="2F152F78">
      <w:pPr>
        <w:spacing w:line="240" w:lineRule="exact"/>
        <w:ind w:firstLine="360"/>
        <w:jc w:val="both"/>
        <w:rPr>
          <w:b/>
          <w:bCs/>
          <w:i/>
          <w:iCs/>
          <w:color w:val="AD1D3C"/>
          <w:sz w:val="20"/>
          <w:szCs w:val="20"/>
          <w:lang w:val="en-US"/>
        </w:rPr>
      </w:pPr>
      <w:r w:rsidRPr="2F152F78">
        <w:rPr>
          <w:b/>
          <w:bCs/>
          <w:i/>
          <w:iCs/>
          <w:color w:val="AD1D3C"/>
          <w:sz w:val="20"/>
          <w:szCs w:val="20"/>
        </w:rPr>
        <w:t xml:space="preserve">Aim 2.3. </w:t>
      </w:r>
      <w:r w:rsidR="00163354" w:rsidRPr="2F152F78">
        <w:rPr>
          <w:b/>
          <w:bCs/>
          <w:i/>
          <w:iCs/>
          <w:color w:val="AD1D3C"/>
          <w:sz w:val="20"/>
          <w:szCs w:val="20"/>
        </w:rPr>
        <w:t>Zzz</w:t>
      </w:r>
      <w:r w:rsidRPr="2F152F78">
        <w:rPr>
          <w:b/>
          <w:bCs/>
          <w:i/>
          <w:iCs/>
          <w:color w:val="AD1D3C"/>
          <w:sz w:val="20"/>
          <w:szCs w:val="20"/>
        </w:rPr>
        <w:t>.</w:t>
      </w:r>
      <w:r w:rsidRPr="2F152F78">
        <w:rPr>
          <w:sz w:val="20"/>
          <w:szCs w:val="20"/>
        </w:rPr>
        <w:t xml:space="preserve"> </w:t>
      </w:r>
      <w:r w:rsidR="00633F3C" w:rsidRPr="2F152F78">
        <w:rPr>
          <w:sz w:val="20"/>
          <w:szCs w:val="20"/>
        </w:rPr>
        <w:t>Xxx</w:t>
      </w:r>
      <w:r w:rsidR="00633F3C" w:rsidRPr="2F152F78">
        <w:rPr>
          <w:b/>
          <w:bCs/>
          <w:i/>
          <w:iCs/>
          <w:color w:val="AD1D3C"/>
          <w:sz w:val="20"/>
          <w:szCs w:val="20"/>
          <w:lang w:val="en-US"/>
        </w:rPr>
        <w:t xml:space="preserve"> </w:t>
      </w:r>
      <w:r w:rsidR="6E0A60CD" w:rsidRPr="2F152F78">
        <w:rPr>
          <w:b/>
          <w:bCs/>
          <w:i/>
          <w:iCs/>
          <w:color w:val="AD1D3C"/>
          <w:sz w:val="20"/>
          <w:szCs w:val="20"/>
          <w:lang w:val="en-US"/>
        </w:rPr>
        <w:t xml:space="preserve"> (Closed Loop Control)</w:t>
      </w:r>
      <w:commentRangeEnd w:id="126"/>
      <w:r>
        <w:rPr>
          <w:rStyle w:val="CommentReference"/>
          <w:b/>
          <w:bCs/>
          <w:i/>
          <w:iCs/>
          <w:color w:val="AD1D3C"/>
          <w:sz w:val="20"/>
          <w:szCs w:val="20"/>
          <w:lang w:val="en-US"/>
        </w:rPr>
        <w:commentReference w:id="126"/>
      </w:r>
    </w:p>
    <w:p w14:paraId="394296A4" w14:textId="03626B59" w:rsidR="00FF6B41" w:rsidRPr="00FF6B41" w:rsidRDefault="00B0250B" w:rsidP="00633F3C">
      <w:pPr>
        <w:spacing w:after="120" w:line="240" w:lineRule="exact"/>
        <w:ind w:firstLine="360"/>
        <w:jc w:val="both"/>
        <w:rPr>
          <w:sz w:val="20"/>
          <w:szCs w:val="20"/>
          <w:lang w:val="en-US"/>
        </w:rPr>
      </w:pPr>
      <w:r w:rsidRPr="00B0250B">
        <w:rPr>
          <w:b/>
          <w:bCs/>
          <w:i/>
          <w:iCs/>
          <w:color w:val="AD1D3C"/>
          <w:sz w:val="20"/>
          <w:szCs w:val="20"/>
          <w:lang w:val="en-US"/>
        </w:rPr>
        <w:t>Potential Challenges and Mitigation Strategies.</w:t>
      </w:r>
      <w:r w:rsidR="00FF6B41">
        <w:rPr>
          <w:color w:val="AD1D3C"/>
          <w:sz w:val="20"/>
          <w:szCs w:val="20"/>
          <w:lang w:val="en-US"/>
        </w:rPr>
        <w:t xml:space="preserve"> </w:t>
      </w:r>
      <w:commentRangeStart w:id="127"/>
      <w:r w:rsidR="002A6F06">
        <w:rPr>
          <w:sz w:val="20"/>
          <w:szCs w:val="20"/>
          <w:lang w:val="en-US"/>
        </w:rPr>
        <w:t>Xxx</w:t>
      </w:r>
      <w:commentRangeEnd w:id="127"/>
      <w:r w:rsidR="002A6F06">
        <w:rPr>
          <w:rStyle w:val="CommentReference"/>
          <w:sz w:val="20"/>
          <w:szCs w:val="20"/>
          <w:lang w:val="en-US"/>
        </w:rPr>
        <w:commentReference w:id="127"/>
      </w:r>
      <w:r w:rsidR="002A6F06">
        <w:rPr>
          <w:sz w:val="20"/>
          <w:szCs w:val="20"/>
          <w:lang w:val="en-US"/>
        </w:rPr>
        <w:t>.</w:t>
      </w:r>
    </w:p>
    <w:p w14:paraId="2A992047" w14:textId="7B31A637" w:rsidR="00CD43B1" w:rsidRDefault="13B3677E" w:rsidP="2FEE2662">
      <w:pPr>
        <w:spacing w:line="240" w:lineRule="exact"/>
        <w:jc w:val="both"/>
        <w:rPr>
          <w:sz w:val="20"/>
          <w:szCs w:val="20"/>
          <w:lang w:val="en-US"/>
        </w:rPr>
      </w:pPr>
      <w:commentRangeStart w:id="128"/>
      <w:r w:rsidRPr="3DED0B5F">
        <w:rPr>
          <w:b/>
          <w:bCs/>
          <w:color w:val="232B7F"/>
          <w:sz w:val="20"/>
          <w:szCs w:val="20"/>
          <w:lang w:val="en-US"/>
        </w:rPr>
        <w:t>D</w:t>
      </w:r>
      <w:commentRangeEnd w:id="128"/>
      <w:r w:rsidR="00B132E1" w:rsidRPr="3DED0B5F">
        <w:rPr>
          <w:rStyle w:val="CommentReference"/>
          <w:b/>
          <w:bCs/>
          <w:color w:val="232B7F"/>
          <w:sz w:val="20"/>
          <w:szCs w:val="20"/>
          <w:lang w:val="en-US"/>
        </w:rPr>
        <w:commentReference w:id="128"/>
      </w:r>
      <w:r w:rsidRPr="3DED0B5F">
        <w:rPr>
          <w:b/>
          <w:bCs/>
          <w:color w:val="232B7F"/>
          <w:sz w:val="20"/>
          <w:szCs w:val="20"/>
          <w:lang w:val="en-US"/>
        </w:rPr>
        <w:t xml:space="preserve">.4. Aim 3: </w:t>
      </w:r>
      <w:commentRangeStart w:id="129"/>
      <w:r w:rsidR="5971D3CF" w:rsidRPr="3DED0B5F">
        <w:rPr>
          <w:b/>
          <w:bCs/>
          <w:color w:val="232B7F"/>
          <w:sz w:val="20"/>
          <w:szCs w:val="20"/>
          <w:lang w:val="en-US"/>
        </w:rPr>
        <w:t xml:space="preserve">3D </w:t>
      </w:r>
      <w:commentRangeEnd w:id="129"/>
      <w:r w:rsidR="00B132E1" w:rsidRPr="3DED0B5F">
        <w:rPr>
          <w:rStyle w:val="CommentReference"/>
          <w:b/>
          <w:bCs/>
          <w:color w:val="232B7F"/>
          <w:sz w:val="20"/>
          <w:szCs w:val="20"/>
          <w:lang w:val="en-US"/>
        </w:rPr>
        <w:commentReference w:id="129"/>
      </w:r>
      <w:r w:rsidR="72153F52" w:rsidRPr="3DED0B5F">
        <w:rPr>
          <w:b/>
          <w:bCs/>
          <w:color w:val="232B7F"/>
          <w:sz w:val="20"/>
          <w:szCs w:val="20"/>
          <w:lang w:val="en-US"/>
        </w:rPr>
        <w:t>Demonstration</w:t>
      </w:r>
      <w:r w:rsidR="25BED95C" w:rsidRPr="3DED0B5F">
        <w:rPr>
          <w:b/>
          <w:bCs/>
          <w:color w:val="232B7F"/>
          <w:sz w:val="20"/>
          <w:szCs w:val="20"/>
          <w:lang w:val="en-US"/>
        </w:rPr>
        <w:t xml:space="preserve">. </w:t>
      </w:r>
      <w:r w:rsidR="25BED95C" w:rsidRPr="3DED0B5F">
        <w:rPr>
          <w:sz w:val="20"/>
          <w:szCs w:val="20"/>
          <w:lang w:val="en-US"/>
        </w:rPr>
        <w:t xml:space="preserve">We </w:t>
      </w:r>
      <w:r w:rsidR="25BED95C" w:rsidRPr="3DED0B5F">
        <w:rPr>
          <w:i/>
          <w:iCs/>
          <w:sz w:val="20"/>
          <w:szCs w:val="20"/>
          <w:lang w:val="en-US"/>
        </w:rPr>
        <w:t>hypothesize</w:t>
      </w:r>
      <w:r w:rsidR="25BED95C" w:rsidRPr="3DED0B5F">
        <w:rPr>
          <w:sz w:val="20"/>
          <w:szCs w:val="20"/>
          <w:lang w:val="en-US"/>
        </w:rPr>
        <w:t xml:space="preserve"> </w:t>
      </w:r>
      <w:r w:rsidR="04C94A25" w:rsidRPr="3DED0B5F">
        <w:rPr>
          <w:sz w:val="20"/>
          <w:szCs w:val="20"/>
          <w:lang w:val="en-US"/>
        </w:rPr>
        <w:t xml:space="preserve">that </w:t>
      </w:r>
      <w:r w:rsidR="72153F52" w:rsidRPr="3DED0B5F">
        <w:rPr>
          <w:sz w:val="20"/>
          <w:szCs w:val="20"/>
          <w:lang w:val="en-US"/>
        </w:rPr>
        <w:t>our inverse-design framework can be deployed in a real-time DLP 3D printing system to achieve uniform, high-fidelity curing across disparate feature sizes.</w:t>
      </w:r>
      <w:r w:rsidR="04C94A25" w:rsidRPr="3DED0B5F">
        <w:rPr>
          <w:sz w:val="20"/>
          <w:szCs w:val="20"/>
          <w:lang w:val="en-US"/>
        </w:rPr>
        <w:t xml:space="preserve"> To realize this </w:t>
      </w:r>
      <w:r w:rsidR="24E06EB1" w:rsidRPr="3DED0B5F">
        <w:rPr>
          <w:sz w:val="20"/>
          <w:szCs w:val="20"/>
          <w:lang w:val="en-US"/>
        </w:rPr>
        <w:t>capability</w:t>
      </w:r>
      <w:r w:rsidR="04C94A25" w:rsidRPr="3DED0B5F">
        <w:rPr>
          <w:sz w:val="20"/>
          <w:szCs w:val="20"/>
          <w:lang w:val="en-US"/>
        </w:rPr>
        <w:t>, we will (</w:t>
      </w:r>
      <w:r w:rsidR="04C94A25" w:rsidRPr="3DED0B5F">
        <w:rPr>
          <w:b/>
          <w:bCs/>
          <w:color w:val="232B7F"/>
          <w:sz w:val="20"/>
          <w:szCs w:val="20"/>
          <w:lang w:val="en-US"/>
        </w:rPr>
        <w:t>Aim 3.1</w:t>
      </w:r>
      <w:r w:rsidR="04C94A25" w:rsidRPr="3DED0B5F">
        <w:rPr>
          <w:sz w:val="20"/>
          <w:szCs w:val="20"/>
          <w:lang w:val="en-US"/>
        </w:rPr>
        <w:t xml:space="preserve">) </w:t>
      </w:r>
      <w:r w:rsidR="72153F52" w:rsidRPr="3DED0B5F">
        <w:rPr>
          <w:sz w:val="20"/>
          <w:szCs w:val="20"/>
          <w:lang w:val="en-US"/>
        </w:rPr>
        <w:t xml:space="preserve">Xxx, and </w:t>
      </w:r>
      <w:r w:rsidR="04C94A25" w:rsidRPr="3DED0B5F">
        <w:rPr>
          <w:sz w:val="20"/>
          <w:szCs w:val="20"/>
          <w:lang w:val="en-US"/>
        </w:rPr>
        <w:t>(</w:t>
      </w:r>
      <w:r w:rsidR="04C94A25" w:rsidRPr="3DED0B5F">
        <w:rPr>
          <w:b/>
          <w:bCs/>
          <w:color w:val="232B7F"/>
          <w:sz w:val="20"/>
          <w:szCs w:val="20"/>
          <w:lang w:val="en-US"/>
        </w:rPr>
        <w:t>Aim 3.2</w:t>
      </w:r>
      <w:r w:rsidR="04C94A25" w:rsidRPr="3DED0B5F">
        <w:rPr>
          <w:sz w:val="20"/>
          <w:szCs w:val="20"/>
          <w:lang w:val="en-US"/>
        </w:rPr>
        <w:t xml:space="preserve">) </w:t>
      </w:r>
      <w:r w:rsidR="72153F52" w:rsidRPr="3DED0B5F">
        <w:rPr>
          <w:sz w:val="20"/>
          <w:szCs w:val="20"/>
          <w:lang w:val="en-US"/>
        </w:rPr>
        <w:t>Yyy</w:t>
      </w:r>
      <w:r w:rsidR="04C94A25" w:rsidRPr="3DED0B5F">
        <w:rPr>
          <w:sz w:val="20"/>
          <w:szCs w:val="20"/>
          <w:lang w:val="en-US"/>
        </w:rPr>
        <w:t xml:space="preserve">. </w:t>
      </w:r>
    </w:p>
    <w:p w14:paraId="04AF23D7" w14:textId="354785C2" w:rsidR="003B67D5" w:rsidRDefault="00EC61AC" w:rsidP="00AE7E19">
      <w:pPr>
        <w:spacing w:line="240" w:lineRule="exact"/>
        <w:ind w:firstLine="360"/>
        <w:jc w:val="both"/>
        <w:rPr>
          <w:sz w:val="20"/>
          <w:szCs w:val="20"/>
          <w:lang w:val="en-US"/>
        </w:rPr>
      </w:pPr>
      <w:r w:rsidRPr="00EC61AC">
        <w:rPr>
          <w:b/>
          <w:bCs/>
          <w:i/>
          <w:iCs/>
          <w:color w:val="232B7F"/>
          <w:sz w:val="20"/>
          <w:szCs w:val="20"/>
          <w:lang w:val="en-US"/>
        </w:rPr>
        <w:t xml:space="preserve">Rationale for the Aim. </w:t>
      </w:r>
      <w:commentRangeStart w:id="130"/>
      <w:r w:rsidR="00633F3C">
        <w:rPr>
          <w:sz w:val="20"/>
          <w:szCs w:val="20"/>
        </w:rPr>
        <w:t>Xxx</w:t>
      </w:r>
      <w:commentRangeEnd w:id="130"/>
      <w:r w:rsidR="002A6F06">
        <w:rPr>
          <w:rStyle w:val="CommentReference"/>
          <w:sz w:val="20"/>
          <w:szCs w:val="20"/>
          <w:lang w:val="en-US"/>
        </w:rPr>
        <w:commentReference w:id="130"/>
      </w:r>
    </w:p>
    <w:p w14:paraId="3731F68A" w14:textId="7677CCD1" w:rsidR="00EC61AC" w:rsidRDefault="00EC61AC" w:rsidP="00AE7E19">
      <w:pPr>
        <w:spacing w:line="240" w:lineRule="exact"/>
        <w:ind w:firstLine="360"/>
        <w:jc w:val="both"/>
        <w:rPr>
          <w:sz w:val="20"/>
          <w:szCs w:val="20"/>
          <w:lang w:val="en-US"/>
        </w:rPr>
      </w:pPr>
      <w:r w:rsidRPr="00EC61AC">
        <w:rPr>
          <w:b/>
          <w:bCs/>
          <w:i/>
          <w:iCs/>
          <w:color w:val="232B7F"/>
          <w:sz w:val="20"/>
          <w:szCs w:val="20"/>
          <w:lang w:val="en-US"/>
        </w:rPr>
        <w:t xml:space="preserve">Fundamental Science </w:t>
      </w:r>
      <w:commentRangeStart w:id="131"/>
      <w:r w:rsidRPr="00EC61AC">
        <w:rPr>
          <w:b/>
          <w:bCs/>
          <w:i/>
          <w:iCs/>
          <w:color w:val="232B7F"/>
          <w:sz w:val="20"/>
          <w:szCs w:val="20"/>
          <w:lang w:val="en-US"/>
        </w:rPr>
        <w:t>Questions</w:t>
      </w:r>
      <w:commentRangeEnd w:id="131"/>
      <w:r w:rsidR="00633F3C" w:rsidRPr="00EC61AC">
        <w:rPr>
          <w:rStyle w:val="CommentReference"/>
          <w:b/>
          <w:bCs/>
          <w:i/>
          <w:iCs/>
          <w:color w:val="232B7F"/>
          <w:sz w:val="20"/>
          <w:szCs w:val="20"/>
          <w:lang w:val="en-US"/>
        </w:rPr>
        <w:commentReference w:id="131"/>
      </w:r>
      <w:r w:rsidRPr="00EC61AC">
        <w:rPr>
          <w:b/>
          <w:bCs/>
          <w:i/>
          <w:iCs/>
          <w:color w:val="232B7F"/>
          <w:sz w:val="20"/>
          <w:szCs w:val="20"/>
          <w:lang w:val="en-US"/>
        </w:rPr>
        <w:t xml:space="preserve">. </w:t>
      </w:r>
      <w:r w:rsidR="00633F3C">
        <w:rPr>
          <w:sz w:val="20"/>
          <w:szCs w:val="20"/>
          <w:lang w:val="en-US"/>
        </w:rPr>
        <w:t>(1) Xxx</w:t>
      </w:r>
      <w:r w:rsidR="00633F3C" w:rsidRPr="00593155">
        <w:rPr>
          <w:sz w:val="20"/>
          <w:szCs w:val="20"/>
          <w:lang w:val="en-US"/>
        </w:rPr>
        <w:t>?</w:t>
      </w:r>
      <w:r w:rsidR="00633F3C">
        <w:rPr>
          <w:sz w:val="20"/>
          <w:szCs w:val="20"/>
          <w:lang w:val="en-US"/>
        </w:rPr>
        <w:t xml:space="preserve"> (2) Xxx</w:t>
      </w:r>
      <w:r w:rsidR="00633F3C" w:rsidRPr="00593155">
        <w:rPr>
          <w:sz w:val="20"/>
          <w:szCs w:val="20"/>
          <w:lang w:val="en-US"/>
        </w:rPr>
        <w:t>?</w:t>
      </w:r>
      <w:r w:rsidR="00633F3C">
        <w:rPr>
          <w:sz w:val="20"/>
          <w:szCs w:val="20"/>
          <w:lang w:val="en-US"/>
        </w:rPr>
        <w:t xml:space="preserve"> (3) Xxx</w:t>
      </w:r>
      <w:r w:rsidR="00633F3C" w:rsidRPr="00593155">
        <w:rPr>
          <w:sz w:val="20"/>
          <w:szCs w:val="20"/>
          <w:lang w:val="en-US"/>
        </w:rPr>
        <w:t>?</w:t>
      </w:r>
      <w:r w:rsidR="00633F3C">
        <w:rPr>
          <w:sz w:val="20"/>
          <w:szCs w:val="20"/>
          <w:lang w:val="en-US"/>
        </w:rPr>
        <w:t xml:space="preserve"> (4) Xxx</w:t>
      </w:r>
      <w:r w:rsidR="00633F3C" w:rsidRPr="00593155">
        <w:rPr>
          <w:sz w:val="20"/>
          <w:szCs w:val="20"/>
          <w:lang w:val="en-US"/>
        </w:rPr>
        <w:t>?</w:t>
      </w:r>
      <w:r w:rsidR="00633F3C">
        <w:rPr>
          <w:sz w:val="20"/>
          <w:szCs w:val="20"/>
          <w:lang w:val="en-US"/>
        </w:rPr>
        <w:t xml:space="preserve"> (5) Xxx</w:t>
      </w:r>
      <w:r w:rsidR="00633F3C" w:rsidRPr="00593155">
        <w:rPr>
          <w:sz w:val="20"/>
          <w:szCs w:val="20"/>
          <w:lang w:val="en-US"/>
        </w:rPr>
        <w:t>?</w:t>
      </w:r>
    </w:p>
    <w:p w14:paraId="12CBE30D" w14:textId="77777777" w:rsidR="00EC61AC" w:rsidRDefault="00EC61AC" w:rsidP="00AE7E19">
      <w:pPr>
        <w:spacing w:line="240" w:lineRule="exact"/>
        <w:ind w:firstLine="360"/>
        <w:jc w:val="both"/>
        <w:rPr>
          <w:b/>
          <w:color w:val="137A6B"/>
          <w:sz w:val="20"/>
          <w:szCs w:val="20"/>
        </w:rPr>
      </w:pPr>
      <w:r w:rsidRPr="00EC61AC">
        <w:rPr>
          <w:b/>
          <w:bCs/>
          <w:i/>
          <w:iCs/>
          <w:color w:val="232B7F"/>
          <w:sz w:val="20"/>
          <w:szCs w:val="20"/>
          <w:lang w:val="en-US"/>
        </w:rPr>
        <w:t>Preliminary Results.</w:t>
      </w:r>
      <w:r w:rsidRPr="00F52628">
        <w:rPr>
          <w:sz w:val="20"/>
          <w:szCs w:val="20"/>
          <w:lang w:val="en-US"/>
        </w:rPr>
        <w:t xml:space="preserve"> </w:t>
      </w:r>
      <w:r>
        <w:rPr>
          <w:sz w:val="20"/>
          <w:szCs w:val="20"/>
          <w:lang w:val="en-US"/>
        </w:rPr>
        <w:t>Xxx</w:t>
      </w:r>
    </w:p>
    <w:p w14:paraId="0A27A8C9" w14:textId="3156B539" w:rsidR="008903EE" w:rsidRDefault="00B132E1" w:rsidP="2FEE2662">
      <w:pPr>
        <w:spacing w:line="240" w:lineRule="exact"/>
        <w:ind w:firstLine="360"/>
        <w:jc w:val="both"/>
        <w:rPr>
          <w:sz w:val="20"/>
          <w:szCs w:val="20"/>
          <w:lang w:val="en-US"/>
        </w:rPr>
      </w:pPr>
      <w:r w:rsidRPr="2FEE2662">
        <w:rPr>
          <w:b/>
          <w:bCs/>
          <w:i/>
          <w:iCs/>
          <w:color w:val="232B7F"/>
          <w:sz w:val="20"/>
          <w:szCs w:val="20"/>
          <w:lang w:val="en-US"/>
        </w:rPr>
        <w:t xml:space="preserve">Aim 3.1. </w:t>
      </w:r>
      <w:r w:rsidR="00633F3C" w:rsidRPr="2FEE2662">
        <w:rPr>
          <w:b/>
          <w:bCs/>
          <w:i/>
          <w:iCs/>
          <w:color w:val="232B7F"/>
          <w:sz w:val="20"/>
          <w:szCs w:val="20"/>
          <w:lang w:val="en-US"/>
        </w:rPr>
        <w:t>Xxx</w:t>
      </w:r>
      <w:r w:rsidR="002340CF" w:rsidRPr="2FEE2662">
        <w:rPr>
          <w:b/>
          <w:bCs/>
          <w:i/>
          <w:iCs/>
          <w:color w:val="232B7F"/>
          <w:sz w:val="20"/>
          <w:szCs w:val="20"/>
          <w:lang w:val="en-US"/>
        </w:rPr>
        <w:t xml:space="preserve">. </w:t>
      </w:r>
      <w:r w:rsidR="00633F3C" w:rsidRPr="2FEE2662">
        <w:rPr>
          <w:sz w:val="20"/>
          <w:szCs w:val="20"/>
          <w:lang w:val="en-US"/>
        </w:rPr>
        <w:t>Xxx</w:t>
      </w:r>
    </w:p>
    <w:p w14:paraId="7E08BB13" w14:textId="562E41BE" w:rsidR="00EB49C9" w:rsidRPr="00EB49C9" w:rsidRDefault="00B132E1" w:rsidP="00633F3C">
      <w:pPr>
        <w:spacing w:line="240" w:lineRule="exact"/>
        <w:ind w:firstLine="360"/>
        <w:jc w:val="both"/>
        <w:rPr>
          <w:bCs/>
          <w:iCs/>
          <w:sz w:val="20"/>
          <w:szCs w:val="20"/>
          <w:lang w:val="en-US"/>
        </w:rPr>
      </w:pPr>
      <w:r w:rsidRPr="00275226">
        <w:rPr>
          <w:b/>
          <w:i/>
          <w:color w:val="232B7F"/>
          <w:sz w:val="20"/>
          <w:szCs w:val="20"/>
        </w:rPr>
        <w:t xml:space="preserve">Aim 3.2. </w:t>
      </w:r>
      <w:r w:rsidR="00633F3C">
        <w:rPr>
          <w:b/>
          <w:i/>
          <w:color w:val="232B7F"/>
          <w:sz w:val="20"/>
          <w:szCs w:val="20"/>
        </w:rPr>
        <w:t>Yyy</w:t>
      </w:r>
      <w:r w:rsidR="0080747E" w:rsidRPr="00275226">
        <w:rPr>
          <w:b/>
          <w:i/>
          <w:color w:val="232B7F"/>
          <w:sz w:val="20"/>
          <w:szCs w:val="20"/>
        </w:rPr>
        <w:t>.</w:t>
      </w:r>
      <w:r w:rsidR="0080747E">
        <w:rPr>
          <w:b/>
          <w:iCs/>
          <w:color w:val="232B7F"/>
          <w:sz w:val="20"/>
          <w:szCs w:val="20"/>
        </w:rPr>
        <w:t xml:space="preserve"> </w:t>
      </w:r>
      <w:r w:rsidR="00633F3C">
        <w:rPr>
          <w:bCs/>
          <w:iCs/>
          <w:sz w:val="20"/>
          <w:szCs w:val="20"/>
        </w:rPr>
        <w:t>Xxx</w:t>
      </w:r>
    </w:p>
    <w:p w14:paraId="44413B5C" w14:textId="4BE06CBF" w:rsidR="00F3659C" w:rsidRPr="00C14A9E" w:rsidRDefault="00B0250B" w:rsidP="00C14A9E">
      <w:pPr>
        <w:spacing w:after="120" w:line="240" w:lineRule="exact"/>
        <w:ind w:firstLine="360"/>
        <w:jc w:val="both"/>
        <w:rPr>
          <w:sz w:val="20"/>
          <w:szCs w:val="20"/>
          <w:lang w:val="en-US"/>
        </w:rPr>
      </w:pPr>
      <w:r w:rsidRPr="00B0250B">
        <w:rPr>
          <w:b/>
          <w:bCs/>
          <w:i/>
          <w:iCs/>
          <w:color w:val="232B7F"/>
          <w:sz w:val="20"/>
          <w:szCs w:val="20"/>
          <w:lang w:val="en-US"/>
        </w:rPr>
        <w:t>Potential Challenges and Mitigation Strategies.</w:t>
      </w:r>
      <w:r w:rsidR="00C14A9E">
        <w:rPr>
          <w:b/>
          <w:bCs/>
          <w:i/>
          <w:iCs/>
          <w:sz w:val="20"/>
          <w:szCs w:val="20"/>
          <w:lang w:val="en-US"/>
        </w:rPr>
        <w:t xml:space="preserve"> </w:t>
      </w:r>
      <w:commentRangeStart w:id="132"/>
      <w:r w:rsidR="002A6F06">
        <w:rPr>
          <w:sz w:val="20"/>
          <w:szCs w:val="20"/>
          <w:lang w:val="en-US"/>
        </w:rPr>
        <w:t>Xxx</w:t>
      </w:r>
      <w:commentRangeEnd w:id="132"/>
      <w:r w:rsidR="002A6F06">
        <w:rPr>
          <w:rStyle w:val="CommentReference"/>
          <w:sz w:val="20"/>
          <w:szCs w:val="20"/>
          <w:lang w:val="en-US"/>
        </w:rPr>
        <w:commentReference w:id="132"/>
      </w:r>
      <w:r w:rsidR="002A6F06">
        <w:rPr>
          <w:sz w:val="20"/>
          <w:szCs w:val="20"/>
          <w:lang w:val="en-US"/>
        </w:rPr>
        <w:t>.</w:t>
      </w:r>
    </w:p>
    <w:p w14:paraId="492EDFAE" w14:textId="77777777" w:rsidR="00F3659C" w:rsidRPr="00B0250B" w:rsidRDefault="00B132E1" w:rsidP="00AE7E19">
      <w:pPr>
        <w:spacing w:line="240" w:lineRule="exact"/>
        <w:jc w:val="both"/>
        <w:rPr>
          <w:b/>
          <w:iCs/>
          <w:smallCaps/>
          <w:sz w:val="20"/>
          <w:szCs w:val="20"/>
        </w:rPr>
      </w:pPr>
      <w:r w:rsidRPr="00B0250B">
        <w:rPr>
          <w:b/>
          <w:iCs/>
          <w:smallCaps/>
          <w:sz w:val="20"/>
          <w:szCs w:val="20"/>
        </w:rPr>
        <w:t>E. Intellectual Merit</w:t>
      </w:r>
    </w:p>
    <w:p w14:paraId="2647FAD7" w14:textId="77777777" w:rsidR="00F3659C" w:rsidRPr="00B0250B" w:rsidRDefault="00F3659C" w:rsidP="00AE7E19">
      <w:pPr>
        <w:spacing w:line="240" w:lineRule="exact"/>
        <w:jc w:val="both"/>
        <w:rPr>
          <w:b/>
          <w:iCs/>
          <w:sz w:val="20"/>
          <w:szCs w:val="20"/>
        </w:rPr>
      </w:pPr>
    </w:p>
    <w:p w14:paraId="326EE1C6" w14:textId="77777777" w:rsidR="00F3659C" w:rsidRDefault="00B132E1" w:rsidP="00AE7E19">
      <w:pPr>
        <w:spacing w:line="240" w:lineRule="exact"/>
        <w:jc w:val="both"/>
        <w:rPr>
          <w:b/>
          <w:iCs/>
          <w:smallCaps/>
          <w:sz w:val="20"/>
          <w:szCs w:val="20"/>
        </w:rPr>
      </w:pPr>
      <w:r w:rsidRPr="00B0250B">
        <w:rPr>
          <w:b/>
          <w:iCs/>
          <w:smallCaps/>
          <w:sz w:val="20"/>
          <w:szCs w:val="20"/>
        </w:rPr>
        <w:t>F. Broader Impacts</w:t>
      </w:r>
    </w:p>
    <w:p w14:paraId="30DFAFAB" w14:textId="77777777" w:rsidR="00EC1BAB" w:rsidRDefault="00EC1BAB" w:rsidP="00AE7E19">
      <w:pPr>
        <w:spacing w:line="240" w:lineRule="exact"/>
        <w:jc w:val="both"/>
        <w:rPr>
          <w:b/>
          <w:iCs/>
          <w:smallCaps/>
          <w:sz w:val="20"/>
          <w:szCs w:val="20"/>
        </w:rPr>
      </w:pPr>
    </w:p>
    <w:p w14:paraId="41A79A0B" w14:textId="28EDE112" w:rsidR="00EC1BAB" w:rsidRDefault="00EC1BAB" w:rsidP="00AE7E19">
      <w:pPr>
        <w:spacing w:line="240" w:lineRule="exact"/>
        <w:jc w:val="both"/>
        <w:rPr>
          <w:b/>
          <w:iCs/>
          <w:smallCaps/>
          <w:sz w:val="20"/>
          <w:szCs w:val="20"/>
        </w:rPr>
      </w:pPr>
      <w:r>
        <w:rPr>
          <w:b/>
          <w:iCs/>
          <w:smallCaps/>
          <w:sz w:val="20"/>
          <w:szCs w:val="20"/>
        </w:rPr>
        <w:br w:type="page"/>
      </w:r>
    </w:p>
    <w:p w14:paraId="48E03A18" w14:textId="41EA2E8A" w:rsidR="00EC1BAB" w:rsidRDefault="00EC1BAB" w:rsidP="00AE7E19">
      <w:pPr>
        <w:spacing w:line="240" w:lineRule="exact"/>
        <w:jc w:val="both"/>
        <w:rPr>
          <w:b/>
          <w:iCs/>
          <w:smallCaps/>
          <w:sz w:val="20"/>
          <w:szCs w:val="20"/>
        </w:rPr>
      </w:pPr>
      <w:r>
        <w:rPr>
          <w:b/>
          <w:iCs/>
          <w:smallCaps/>
          <w:sz w:val="20"/>
          <w:szCs w:val="20"/>
        </w:rPr>
        <w:t>References.</w:t>
      </w:r>
    </w:p>
    <w:p w14:paraId="426A54E2" w14:textId="4758CABD" w:rsidR="00EC1BAB" w:rsidRPr="00B0250B" w:rsidRDefault="00EC1BAB" w:rsidP="00AE7E19">
      <w:pPr>
        <w:spacing w:line="240" w:lineRule="exact"/>
        <w:jc w:val="both"/>
        <w:rPr>
          <w:b/>
          <w:iCs/>
          <w:sz w:val="20"/>
          <w:szCs w:val="20"/>
        </w:rPr>
      </w:pPr>
    </w:p>
    <w:sectPr w:rsidR="00EC1BAB" w:rsidRPr="00B0250B">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ge, Zachariah A" w:date="2025-12-13T11:50:00Z" w:initials="ZP">
    <w:p w14:paraId="7DF66D4A" w14:textId="77777777" w:rsidR="002E0F17" w:rsidRDefault="002E0F17" w:rsidP="002E0F17">
      <w:pPr>
        <w:pStyle w:val="CommentText"/>
      </w:pPr>
      <w:r>
        <w:rPr>
          <w:rStyle w:val="CommentReference"/>
        </w:rPr>
        <w:annotationRef/>
      </w:r>
      <w:r>
        <w:rPr>
          <w:color w:val="1D1C1D"/>
          <w:highlight w:val="white"/>
        </w:rPr>
        <w:t>Possible Acronyms to include:</w:t>
      </w:r>
    </w:p>
    <w:p w14:paraId="71CBB0AF" w14:textId="77777777" w:rsidR="002E0F17" w:rsidRDefault="002E0F17" w:rsidP="002E0F17">
      <w:pPr>
        <w:pStyle w:val="CommentText"/>
      </w:pPr>
    </w:p>
    <w:p w14:paraId="2E460CB5" w14:textId="77777777" w:rsidR="002E0F17" w:rsidRDefault="002E0F17" w:rsidP="002E0F17">
      <w:pPr>
        <w:pStyle w:val="CommentText"/>
      </w:pPr>
      <w:r>
        <w:rPr>
          <w:b/>
          <w:bCs/>
          <w:color w:val="1D1C1D"/>
          <w:highlight w:val="white"/>
        </w:rPr>
        <w:t>AIE-PRINT</w:t>
      </w:r>
      <w:r>
        <w:rPr>
          <w:color w:val="1D1C1D"/>
          <w:highlight w:val="white"/>
        </w:rPr>
        <w:t>: </w:t>
      </w:r>
      <w:r>
        <w:rPr>
          <w:b/>
          <w:bCs/>
          <w:color w:val="1D1C1D"/>
          <w:highlight w:val="white"/>
        </w:rPr>
        <w:t>A</w:t>
      </w:r>
      <w:r>
        <w:rPr>
          <w:color w:val="1D1C1D"/>
          <w:highlight w:val="white"/>
        </w:rPr>
        <w:t>ggregate-</w:t>
      </w:r>
      <w:r>
        <w:rPr>
          <w:b/>
          <w:bCs/>
          <w:color w:val="1D1C1D"/>
          <w:highlight w:val="white"/>
        </w:rPr>
        <w:t>I</w:t>
      </w:r>
      <w:r>
        <w:rPr>
          <w:color w:val="1D1C1D"/>
          <w:highlight w:val="white"/>
        </w:rPr>
        <w:t>nduced </w:t>
      </w:r>
      <w:r>
        <w:rPr>
          <w:b/>
          <w:bCs/>
          <w:color w:val="1D1C1D"/>
          <w:highlight w:val="white"/>
        </w:rPr>
        <w:t>E</w:t>
      </w:r>
      <w:r>
        <w:rPr>
          <w:color w:val="1D1C1D"/>
          <w:highlight w:val="white"/>
        </w:rPr>
        <w:t>mission for </w:t>
      </w:r>
      <w:r>
        <w:rPr>
          <w:b/>
          <w:bCs/>
          <w:color w:val="1D1C1D"/>
          <w:highlight w:val="white"/>
        </w:rPr>
        <w:t>P</w:t>
      </w:r>
      <w:r>
        <w:rPr>
          <w:color w:val="1D1C1D"/>
          <w:highlight w:val="white"/>
        </w:rPr>
        <w:t>rojection-</w:t>
      </w:r>
      <w:r>
        <w:rPr>
          <w:b/>
          <w:bCs/>
          <w:color w:val="1D1C1D"/>
          <w:highlight w:val="white"/>
        </w:rPr>
        <w:t>R</w:t>
      </w:r>
      <w:r>
        <w:rPr>
          <w:color w:val="1D1C1D"/>
          <w:highlight w:val="white"/>
        </w:rPr>
        <w:t>esolved </w:t>
      </w:r>
      <w:r>
        <w:rPr>
          <w:b/>
          <w:bCs/>
          <w:color w:val="1D1C1D"/>
          <w:highlight w:val="white"/>
        </w:rPr>
        <w:t>I</w:t>
      </w:r>
      <w:r>
        <w:rPr>
          <w:color w:val="1D1C1D"/>
          <w:highlight w:val="white"/>
        </w:rPr>
        <w:t>nverse </w:t>
      </w:r>
      <w:r>
        <w:rPr>
          <w:b/>
          <w:bCs/>
          <w:color w:val="1D1C1D"/>
          <w:highlight w:val="white"/>
        </w:rPr>
        <w:t>N</w:t>
      </w:r>
      <w:r>
        <w:rPr>
          <w:color w:val="1D1C1D"/>
          <w:highlight w:val="white"/>
        </w:rPr>
        <w:t>etwork </w:t>
      </w:r>
      <w:r>
        <w:rPr>
          <w:b/>
          <w:bCs/>
          <w:color w:val="1D1C1D"/>
          <w:highlight w:val="white"/>
        </w:rPr>
        <w:t>T</w:t>
      </w:r>
      <w:r>
        <w:rPr>
          <w:color w:val="1D1C1D"/>
          <w:highlight w:val="white"/>
        </w:rPr>
        <w:t>uning</w:t>
      </w:r>
      <w:r>
        <w:t xml:space="preserve"> </w:t>
      </w:r>
    </w:p>
    <w:p w14:paraId="50623B38" w14:textId="77777777" w:rsidR="002E0F17" w:rsidRDefault="002E0F17" w:rsidP="002E0F17">
      <w:pPr>
        <w:pStyle w:val="CommentText"/>
      </w:pPr>
    </w:p>
    <w:p w14:paraId="310DEF09" w14:textId="77777777" w:rsidR="002E0F17" w:rsidRDefault="002E0F17" w:rsidP="002E0F17">
      <w:pPr>
        <w:pStyle w:val="CommentText"/>
      </w:pPr>
      <w:r>
        <w:rPr>
          <w:b/>
          <w:bCs/>
          <w:color w:val="1D1C1D"/>
          <w:highlight w:val="white"/>
        </w:rPr>
        <w:t>AIE-MAP: A</w:t>
      </w:r>
      <w:r>
        <w:rPr>
          <w:color w:val="1D1C1D"/>
          <w:highlight w:val="white"/>
        </w:rPr>
        <w:t>ggregate-</w:t>
      </w:r>
      <w:r>
        <w:rPr>
          <w:b/>
          <w:bCs/>
          <w:color w:val="1D1C1D"/>
          <w:highlight w:val="white"/>
        </w:rPr>
        <w:t>I</w:t>
      </w:r>
      <w:r>
        <w:rPr>
          <w:color w:val="1D1C1D"/>
          <w:highlight w:val="white"/>
        </w:rPr>
        <w:t>nduced </w:t>
      </w:r>
      <w:r>
        <w:rPr>
          <w:b/>
          <w:bCs/>
          <w:color w:val="1D1C1D"/>
          <w:highlight w:val="white"/>
        </w:rPr>
        <w:t>E</w:t>
      </w:r>
      <w:r>
        <w:rPr>
          <w:color w:val="1D1C1D"/>
          <w:highlight w:val="white"/>
        </w:rPr>
        <w:t>mission for </w:t>
      </w:r>
      <w:r>
        <w:rPr>
          <w:b/>
          <w:bCs/>
          <w:color w:val="1D1C1D"/>
          <w:highlight w:val="white"/>
        </w:rPr>
        <w:t>M</w:t>
      </w:r>
      <w:r>
        <w:rPr>
          <w:color w:val="1D1C1D"/>
          <w:highlight w:val="white"/>
        </w:rPr>
        <w:t>apping </w:t>
      </w:r>
      <w:r>
        <w:rPr>
          <w:b/>
          <w:bCs/>
          <w:color w:val="1D1C1D"/>
          <w:highlight w:val="white"/>
        </w:rPr>
        <w:t>A</w:t>
      </w:r>
      <w:r>
        <w:rPr>
          <w:color w:val="1D1C1D"/>
          <w:highlight w:val="white"/>
        </w:rPr>
        <w:t>ctive </w:t>
      </w:r>
      <w:r>
        <w:rPr>
          <w:b/>
          <w:bCs/>
          <w:color w:val="1D1C1D"/>
          <w:highlight w:val="white"/>
        </w:rPr>
        <w:t>P</w:t>
      </w:r>
      <w:r>
        <w:rPr>
          <w:color w:val="1D1C1D"/>
          <w:highlight w:val="white"/>
        </w:rPr>
        <w:t>rojections</w:t>
      </w:r>
      <w:r>
        <w:t xml:space="preserve"> </w:t>
      </w:r>
    </w:p>
  </w:comment>
  <w:comment w:id="1" w:author="Yap, Timothy" w:date="2026-01-14T11:56:00Z" w:initials="TY">
    <w:p w14:paraId="0C21B256" w14:textId="77777777" w:rsidR="00460F59" w:rsidRDefault="00460F59" w:rsidP="00460F59">
      <w:pPr>
        <w:pStyle w:val="CommentText"/>
      </w:pPr>
      <w:r>
        <w:rPr>
          <w:rStyle w:val="CommentReference"/>
        </w:rPr>
        <w:annotationRef/>
      </w:r>
      <w:r>
        <w:t>Preferably no ‘network’ or ‘train’ words in there</w:t>
      </w:r>
    </w:p>
  </w:comment>
  <w:comment w:id="2" w:author="Page, Zachariah A" w:date="2025-12-13T12:27:00Z" w:initials="ZP">
    <w:p w14:paraId="04C64ABE" w14:textId="0355B69B" w:rsidR="002A6F06" w:rsidRDefault="002A6F06" w:rsidP="002A6F06">
      <w:pPr>
        <w:pStyle w:val="CommentText"/>
      </w:pPr>
      <w:r>
        <w:rPr>
          <w:rStyle w:val="CommentReference"/>
        </w:rPr>
        <w:annotationRef/>
      </w:r>
      <w:r>
        <w:t>Add relevant refs from our two groups here</w:t>
      </w:r>
    </w:p>
  </w:comment>
  <w:comment w:id="3" w:author="Page, Zachariah A" w:date="2025-12-13T11:59:00Z" w:initials="ZP">
    <w:p w14:paraId="787B7154" w14:textId="77777777" w:rsidR="002A6F06" w:rsidRDefault="008D5D26" w:rsidP="002A6F06">
      <w:pPr>
        <w:pStyle w:val="CommentText"/>
      </w:pPr>
      <w:r>
        <w:rPr>
          <w:rStyle w:val="CommentReference"/>
        </w:rPr>
        <w:annotationRef/>
      </w:r>
      <w:r w:rsidR="002A6F06">
        <w:t>Add relevant refs here, fine if there is overlap from above</w:t>
      </w:r>
    </w:p>
  </w:comment>
  <w:comment w:id="4" w:author="Page, Zachariah A" w:date="2026-01-08T15:30:00Z" w:initials="ZP">
    <w:p w14:paraId="0147F0E3" w14:textId="77777777" w:rsidR="009B1ABA" w:rsidRDefault="009B1ABA" w:rsidP="009B1ABA">
      <w:pPr>
        <w:pStyle w:val="CommentText"/>
      </w:pPr>
      <w:r>
        <w:rPr>
          <w:rStyle w:val="CommentReference"/>
        </w:rPr>
        <w:annotationRef/>
      </w:r>
      <w:r>
        <w:t>What are the gaps that need to be filled and what information is needed to clearly describe these gaps and the lack of solutions for them.</w:t>
      </w:r>
    </w:p>
  </w:comment>
  <w:comment w:id="5" w:author="Yap, Timothy" w:date="2026-04-20T11:15:00Z" w:initials="YT">
    <w:p w14:paraId="7252BBDA" w14:textId="7199150C" w:rsidR="00814744" w:rsidRDefault="00000000">
      <w:pPr>
        <w:pStyle w:val="CommentText"/>
      </w:pPr>
      <w:r>
        <w:rPr>
          <w:rStyle w:val="CommentReference"/>
        </w:rPr>
        <w:annotationRef/>
      </w:r>
      <w:hyperlink r:id="rId1">
        <w:r w:rsidRPr="56A22376">
          <w:rPr>
            <w:rStyle w:val="Hyperlink"/>
          </w:rPr>
          <w:t>https://www.3dsystems.com/3d-printers/sla-750</w:t>
        </w:r>
      </w:hyperlink>
      <w:r w:rsidRPr="0BB32089">
        <w:t xml:space="preserve"> Technically, the newest SLA printer boasts a 'minimum feature size' of 200um, with an 'accuracy' of 51um. We should probably report the former.</w:t>
      </w:r>
    </w:p>
  </w:comment>
  <w:comment w:id="6" w:author="Page, Zachariah A" w:date="2026-04-20T11:20:00Z" w:initials="PZ">
    <w:p w14:paraId="1A02A8DB" w14:textId="22355E23" w:rsidR="00814744" w:rsidRDefault="00000000">
      <w:pPr>
        <w:pStyle w:val="CommentText"/>
      </w:pPr>
      <w:r>
        <w:rPr>
          <w:rStyle w:val="CommentReference"/>
        </w:rPr>
        <w:annotationRef/>
      </w:r>
      <w:r>
        <w:fldChar w:fldCharType="begin"/>
      </w:r>
      <w:r>
        <w:instrText xml:space="preserve"> HYPERLINK "mailto:tsy242@eid.utexas.edu"</w:instrText>
      </w:r>
      <w:bookmarkStart w:id="8" w:name="_@_E768A9EA9D534AF189C56D2740B15744Z"/>
      <w:r>
        <w:fldChar w:fldCharType="separate"/>
      </w:r>
      <w:bookmarkEnd w:id="8"/>
      <w:r w:rsidRPr="7140ABA2">
        <w:rPr>
          <w:rStyle w:val="Mention"/>
          <w:noProof/>
        </w:rPr>
        <w:t>@Yap, Timothy</w:t>
      </w:r>
      <w:r>
        <w:fldChar w:fldCharType="end"/>
      </w:r>
      <w:r w:rsidRPr="77CC7F21">
        <w:t xml:space="preserve"> - check out microDLP printers. There should be commercial options that get you down to 10 um pixel resolution or less. 3D Systems sells primarily printers for large scale manufacturing</w:t>
      </w:r>
    </w:p>
  </w:comment>
  <w:comment w:id="7" w:author="Yap, Timothy" w:date="2026-04-20T12:35:00Z" w:initials="YT">
    <w:p w14:paraId="58B87665" w14:textId="2D635416" w:rsidR="00814744" w:rsidRDefault="00000000">
      <w:pPr>
        <w:pStyle w:val="CommentText"/>
      </w:pPr>
      <w:r>
        <w:rPr>
          <w:rStyle w:val="CommentReference"/>
        </w:rPr>
        <w:annotationRef/>
      </w:r>
      <w:r w:rsidRPr="177BDDE4">
        <w:t>Good point - the microSLA micro2 has an in-plane resolution of 5um https://www.microsla.com/micro2/</w:t>
      </w:r>
    </w:p>
  </w:comment>
  <w:comment w:id="9" w:author="Page, Zachariah A" w:date="2026-01-08T15:30:00Z" w:initials="ZP">
    <w:p w14:paraId="02587029" w14:textId="77777777" w:rsidR="009B1ABA" w:rsidRDefault="009B1ABA" w:rsidP="009B1ABA">
      <w:pPr>
        <w:pStyle w:val="CommentText"/>
      </w:pPr>
      <w:r>
        <w:rPr>
          <w:rStyle w:val="CommentReference"/>
        </w:rPr>
        <w:annotationRef/>
      </w:r>
      <w:r>
        <w:t>AIE discussion goes in here</w:t>
      </w:r>
    </w:p>
  </w:comment>
  <w:comment w:id="10" w:author="Yap, Timothy" w:date="2026-01-14T12:20:00Z" w:initials="TY">
    <w:p w14:paraId="01F552B5" w14:textId="77777777" w:rsidR="00474E99" w:rsidRDefault="00474E99" w:rsidP="00474E99">
      <w:pPr>
        <w:pStyle w:val="CommentText"/>
      </w:pPr>
      <w:r>
        <w:rPr>
          <w:rStyle w:val="CommentReference"/>
        </w:rPr>
        <w:annotationRef/>
      </w:r>
      <w:r>
        <w:t>To be discussed: I think one major leg of this grant is the ability to bypass 1. expensive FTIR and 2. computationally expensive simulations running off 3. hard-to-find/determine physical constants simply by using AIE, which also happens to provide pixel-by-pixel data</w:t>
      </w:r>
    </w:p>
  </w:comment>
  <w:comment w:id="11" w:author="Page, Zachariah A" w:date="2026-01-29T12:33:00Z" w:initials="ZP">
    <w:p w14:paraId="47807410" w14:textId="77777777" w:rsidR="00CD2F39" w:rsidRDefault="00CD2F39" w:rsidP="00CD2F39">
      <w:pPr>
        <w:pStyle w:val="CommentText"/>
      </w:pPr>
      <w:r>
        <w:rPr>
          <w:rStyle w:val="CommentReference"/>
        </w:rPr>
        <w:annotationRef/>
      </w:r>
      <w:r>
        <w:t>Have all of these been integrated into a vat 3D printing platform? Do they only look at a single spot or give a complete image of the curing surface?</w:t>
      </w:r>
    </w:p>
  </w:comment>
  <w:comment w:id="12" w:author="Page, Zachariah A" w:date="2026-01-29T12:34:00Z" w:initials="ZP">
    <w:p w14:paraId="251BC0F3" w14:textId="4A4A934D" w:rsidR="00165B81" w:rsidRDefault="00165B81" w:rsidP="00165B81">
      <w:pPr>
        <w:pStyle w:val="CommentText"/>
      </w:pPr>
      <w:r>
        <w:rPr>
          <w:rStyle w:val="CommentReference"/>
        </w:rPr>
        <w:annotationRef/>
      </w:r>
      <w:r>
        <w:t>Need to expand on these points and where possible be more explicit with metrics - like how expensive are some of these instruments? What is meant by “accuracy” of target properties - can we specify properties and provide metrics?</w:t>
      </w:r>
    </w:p>
  </w:comment>
  <w:comment w:id="13" w:author="Page, Zachariah A" w:date="2026-01-29T12:35:00Z" w:initials="ZP">
    <w:p w14:paraId="2C6BE2F3" w14:textId="43D92450" w:rsidR="00EA730B" w:rsidRDefault="00EA730B" w:rsidP="00EA730B">
      <w:pPr>
        <w:pStyle w:val="CommentText"/>
      </w:pPr>
      <w:r>
        <w:rPr>
          <w:rStyle w:val="CommentReference"/>
        </w:rPr>
        <w:annotationRef/>
      </w:r>
      <w:r>
        <w:t>Sounds like there are not too many examples of this and we will discuss it as part of either B.2. (or B.3. - see note below)</w:t>
      </w:r>
    </w:p>
  </w:comment>
  <w:comment w:id="14" w:author="Yap, Timothy" w:date="2026-04-20T11:16:00Z" w:initials="YT">
    <w:p w14:paraId="3DFB20F0" w14:textId="00BD93FD" w:rsidR="00814744" w:rsidRDefault="00000000">
      <w:pPr>
        <w:pStyle w:val="CommentText"/>
      </w:pPr>
      <w:r>
        <w:rPr>
          <w:rStyle w:val="CommentReference"/>
        </w:rPr>
        <w:annotationRef/>
      </w:r>
      <w:r w:rsidRPr="355B4B73">
        <w:t>and slow?</w:t>
      </w:r>
    </w:p>
  </w:comment>
  <w:comment w:id="15" w:author="Yap, Timothy" w:date="2026-04-20T11:17:00Z" w:initials="YT">
    <w:p w14:paraId="2A66A70E" w14:textId="06CC95E7" w:rsidR="00814744" w:rsidRDefault="00000000">
      <w:pPr>
        <w:pStyle w:val="CommentText"/>
      </w:pPr>
      <w:r>
        <w:rPr>
          <w:rStyle w:val="CommentReference"/>
        </w:rPr>
        <w:annotationRef/>
      </w:r>
      <w:r w:rsidRPr="5F822860">
        <w:t>Which is 200um, the current limit of the newest 3D Systems Inc printer, so really it's not very precise</w:t>
      </w:r>
    </w:p>
  </w:comment>
  <w:comment w:id="16" w:author="Page, Zachariah A" w:date="2026-01-29T12:39:00Z" w:initials="ZP">
    <w:p w14:paraId="5BEF7A7E" w14:textId="0D6A96B7" w:rsidR="00450CDB" w:rsidRDefault="00450CDB" w:rsidP="00450CDB">
      <w:pPr>
        <w:pStyle w:val="CommentText"/>
      </w:pPr>
      <w:r>
        <w:rPr>
          <w:rStyle w:val="CommentReference"/>
        </w:rPr>
        <w:annotationRef/>
      </w:r>
      <w:r>
        <w:fldChar w:fldCharType="begin"/>
      </w:r>
      <w:r>
        <w:instrText>HYPERLINK "mailto:xc5555@eid.utexas.edu"</w:instrText>
      </w:r>
      <w:bookmarkStart w:id="17" w:name="_@_BB608F875D9F4B82B520EDCA8E6B6A77Z"/>
      <w:r>
        <w:fldChar w:fldCharType="separate"/>
      </w:r>
      <w:bookmarkEnd w:id="17"/>
      <w:r w:rsidRPr="00450CDB">
        <w:rPr>
          <w:rStyle w:val="Mention"/>
          <w:noProof/>
        </w:rPr>
        <w:t>@Chen, Xiaofeng</w:t>
      </w:r>
      <w:r>
        <w:fldChar w:fldCharType="end"/>
      </w:r>
      <w:r>
        <w:t xml:space="preserve"> - embed zotero references into this section to answer the questions as noted below and draft one cohesive paragraph.</w:t>
      </w:r>
    </w:p>
  </w:comment>
  <w:comment w:id="18" w:author="Page, Zachariah A" w:date="2026-01-29T12:35:00Z" w:initials="ZP">
    <w:p w14:paraId="1F2C0E2F" w14:textId="77777777" w:rsidR="00251754" w:rsidRDefault="00251754" w:rsidP="00251754">
      <w:pPr>
        <w:pStyle w:val="CommentText"/>
      </w:pPr>
      <w:r>
        <w:rPr>
          <w:rStyle w:val="CommentReference"/>
        </w:rPr>
        <w:annotationRef/>
      </w:r>
      <w:r>
        <w:t>Alter this to focus more on inexpensive optical sensors, which includes AIE?</w:t>
      </w:r>
    </w:p>
  </w:comment>
  <w:comment w:id="19" w:author="Chen, Xiaofeng" w:date="2026-02-09T17:31:00Z" w:initials="CX">
    <w:p w14:paraId="01F00255" w14:textId="1C1022D7" w:rsidR="00064E9C" w:rsidRDefault="00064E9C">
      <w:pPr>
        <w:pStyle w:val="CommentText"/>
      </w:pPr>
      <w:r>
        <w:rPr>
          <w:rStyle w:val="CommentReference"/>
        </w:rPr>
        <w:annotationRef/>
      </w:r>
      <w:r w:rsidRPr="760C2CEB">
        <w:t>I'm not sure about focusing on inexpensive optical sensors, because most of the optical sensors like FTIR, Raman are not really inexpensive or convenient. Here I started with fluorescence sensing, so I focus on the fluorescence signal. But still mainly talk about AIE.</w:t>
      </w:r>
    </w:p>
  </w:comment>
  <w:comment w:id="20" w:author="Page, Zachariah A" w:date="2026-01-29T12:36:00Z" w:initials="ZP">
    <w:p w14:paraId="5CD10E64" w14:textId="77777777" w:rsidR="00347132" w:rsidRDefault="00347132" w:rsidP="00347132">
      <w:pPr>
        <w:pStyle w:val="CommentText"/>
      </w:pPr>
      <w:r>
        <w:rPr>
          <w:rStyle w:val="CommentReference"/>
        </w:rPr>
        <w:annotationRef/>
      </w:r>
      <w:r>
        <w:t>Opening statement about optical sensors - provide a list with relevant references, and then focus in on AIE to talk about what makes them unique and particularly well suited for this application. Then go into how they have been used in related applications</w:t>
      </w:r>
    </w:p>
  </w:comment>
  <w:comment w:id="21" w:author="Chen, Xiaofeng" w:date="2026-02-09T17:32:00Z" w:initials="CX">
    <w:p w14:paraId="51BD3776" w14:textId="5BB00210" w:rsidR="00DE4DF7" w:rsidRDefault="00DE4DF7">
      <w:pPr>
        <w:pStyle w:val="CommentText"/>
      </w:pPr>
      <w:r>
        <w:rPr>
          <w:rStyle w:val="CommentReference"/>
        </w:rPr>
        <w:annotationRef/>
      </w:r>
      <w:r w:rsidRPr="6001C035">
        <w:t>As above, I still think we should focus on AIE, the fluorescence signal.</w:t>
      </w:r>
    </w:p>
  </w:comment>
  <w:comment w:id="22" w:author="Page, Zachariah A" w:date="2026-01-29T12:38:00Z" w:initials="ZP">
    <w:p w14:paraId="2C5BD5C6" w14:textId="77777777" w:rsidR="006477B2" w:rsidRDefault="006477B2" w:rsidP="006477B2">
      <w:pPr>
        <w:pStyle w:val="CommentText"/>
      </w:pPr>
      <w:r>
        <w:rPr>
          <w:rStyle w:val="CommentReference"/>
        </w:rPr>
        <w:annotationRef/>
      </w:r>
      <w:r>
        <w:t>More specificity, like above provide metrics that shows the scope and limitations of the processes that have been explored so far. How many different AIEs have been used and what are the challenges with only using those? How have they been integrated into the 3D printing system? Provide metrics for say print quality if it is only monitoring at the “macro level” - what resolution?</w:t>
      </w:r>
    </w:p>
  </w:comment>
  <w:comment w:id="23" w:author="Chen, Xiaofeng" w:date="2026-02-09T17:35:00Z" w:initials="CX">
    <w:p w14:paraId="21C1898F" w14:textId="337A34BE" w:rsidR="00046CD7" w:rsidRDefault="00046CD7">
      <w:pPr>
        <w:pStyle w:val="CommentText"/>
      </w:pPr>
      <w:r>
        <w:rPr>
          <w:rStyle w:val="CommentReference"/>
        </w:rPr>
        <w:annotationRef/>
      </w:r>
      <w:r w:rsidRPr="1D5F391A">
        <w:t>AIE has barely applied specifically in Vat 3d, I only found two papers in total for process monitoring... Not sure you want to talk about other application, like sensing or smart materials.</w:t>
      </w:r>
    </w:p>
  </w:comment>
  <w:comment w:id="24" w:author="Page, Zachariah A" w:date="2026-01-29T12:38:00Z" w:initials="ZP">
    <w:p w14:paraId="301FFED3" w14:textId="77777777" w:rsidR="00E252AB" w:rsidRDefault="00E252AB" w:rsidP="00E252AB">
      <w:pPr>
        <w:pStyle w:val="CommentText"/>
      </w:pPr>
      <w:r>
        <w:rPr>
          <w:rStyle w:val="CommentReference"/>
        </w:rPr>
        <w:annotationRef/>
      </w:r>
      <w:r>
        <w:t>This should go into the “Rationale” section later for Aim 1.</w:t>
      </w:r>
    </w:p>
  </w:comment>
  <w:comment w:id="25" w:author="Page, Zachariah A" w:date="2026-01-08T15:31:00Z" w:initials="ZP">
    <w:p w14:paraId="42BB9807" w14:textId="686029DD" w:rsidR="005321EC" w:rsidRDefault="00F048C5" w:rsidP="005321EC">
      <w:pPr>
        <w:pStyle w:val="CommentText"/>
      </w:pPr>
      <w:r>
        <w:rPr>
          <w:rStyle w:val="CommentReference"/>
        </w:rPr>
        <w:annotationRef/>
      </w:r>
      <w:r w:rsidR="005321EC">
        <w:t>Process control - includes the curing model</w:t>
      </w:r>
    </w:p>
  </w:comment>
  <w:comment w:id="26" w:author="Page, Zachariah A" w:date="2026-01-29T12:27:00Z" w:initials="ZP">
    <w:p w14:paraId="1C00369E" w14:textId="3D0DA24A" w:rsidR="008C0672" w:rsidRDefault="008D2668" w:rsidP="008C0672">
      <w:pPr>
        <w:pStyle w:val="CommentText"/>
      </w:pPr>
      <w:r>
        <w:rPr>
          <w:rStyle w:val="CommentReference"/>
        </w:rPr>
        <w:annotationRef/>
      </w:r>
      <w:r w:rsidR="008C0672">
        <w:fldChar w:fldCharType="begin"/>
      </w:r>
      <w:r w:rsidR="008C0672">
        <w:instrText>HYPERLINK "mailto:tsy242@eid.utexas.edu"</w:instrText>
      </w:r>
      <w:bookmarkStart w:id="27" w:name="_@_1024A8A6567847C4A2C44874BE0C8553Z"/>
      <w:r w:rsidR="008C0672">
        <w:fldChar w:fldCharType="separate"/>
      </w:r>
      <w:bookmarkEnd w:id="27"/>
      <w:r w:rsidR="008C0672" w:rsidRPr="008C0672">
        <w:rPr>
          <w:rStyle w:val="Mention"/>
          <w:noProof/>
        </w:rPr>
        <w:t>@Yap, Timothy</w:t>
      </w:r>
      <w:r w:rsidR="008C0672">
        <w:fldChar w:fldCharType="end"/>
      </w:r>
      <w:r w:rsidR="008C0672">
        <w:t xml:space="preserve"> - please add the references here in as embedded Zotero links, making sure to put all of the relevant papers into the shared folder that Xiaofeng sent</w:t>
      </w:r>
    </w:p>
  </w:comment>
  <w:comment w:id="110" w:author="Page, Zachariah A" w:date="2025-12-13T12:08:00Z" w:initials="ZP">
    <w:p w14:paraId="61802A8E" w14:textId="64314183" w:rsidR="00F02F70" w:rsidRDefault="00F02F70" w:rsidP="00F02F70">
      <w:pPr>
        <w:pStyle w:val="CommentText"/>
      </w:pPr>
      <w:r>
        <w:rPr>
          <w:rStyle w:val="CommentReference"/>
        </w:rPr>
        <w:annotationRef/>
      </w:r>
      <w:r>
        <w:t>Refs</w:t>
      </w:r>
    </w:p>
  </w:comment>
  <w:comment w:id="111" w:author="Page, Zachariah A" w:date="2025-12-13T12:10:00Z" w:initials="ZP">
    <w:p w14:paraId="1C991F84" w14:textId="77777777" w:rsidR="00F02F70" w:rsidRDefault="00F02F70" w:rsidP="00F02F70">
      <w:pPr>
        <w:pStyle w:val="CommentText"/>
      </w:pPr>
      <w:r>
        <w:rPr>
          <w:rStyle w:val="CommentReference"/>
        </w:rPr>
        <w:annotationRef/>
      </w:r>
      <w:r>
        <w:t>Some relevant paper descriptions with a figure or two to highlight our complementary prior research experiences</w:t>
      </w:r>
    </w:p>
  </w:comment>
  <w:comment w:id="112" w:author="Page, Zachariah A" w:date="2025-12-13T04:10:00Z" w:initials="PZ">
    <w:p w14:paraId="21FEF6C6" w14:textId="053AF60D" w:rsidR="00814744" w:rsidRDefault="00000000">
      <w:pPr>
        <w:pStyle w:val="CommentText"/>
      </w:pPr>
      <w:r>
        <w:rPr>
          <w:rStyle w:val="CommentReference"/>
        </w:rPr>
        <w:annotationRef/>
      </w:r>
      <w:r w:rsidRPr="530F1C44">
        <w:t>Some relevant paper descriptions with a figure or two to highlight our complementary prior research experiences</w:t>
      </w:r>
    </w:p>
  </w:comment>
  <w:comment w:id="113" w:author="Page, Zachariah A" w:date="2025-12-13T12:10:00Z" w:initials="ZP">
    <w:p w14:paraId="27CD7074" w14:textId="77777777" w:rsidR="00F02F70" w:rsidRDefault="00F02F70" w:rsidP="00F02F70">
      <w:pPr>
        <w:pStyle w:val="CommentText"/>
      </w:pPr>
      <w:r>
        <w:rPr>
          <w:rStyle w:val="CommentReference"/>
        </w:rPr>
        <w:annotationRef/>
      </w:r>
      <w:r>
        <w:t>Related outreach stuffs</w:t>
      </w:r>
    </w:p>
  </w:comment>
  <w:comment w:id="114" w:author="Page, Zachariah A" w:date="2025-12-13T12:11:00Z" w:initials="ZP">
    <w:p w14:paraId="274E8BF2" w14:textId="77777777" w:rsidR="00F02F70" w:rsidRDefault="00F02F70" w:rsidP="00F02F70">
      <w:pPr>
        <w:pStyle w:val="CommentText"/>
      </w:pPr>
      <w:r>
        <w:rPr>
          <w:rStyle w:val="CommentReference"/>
        </w:rPr>
        <w:annotationRef/>
      </w:r>
      <w:r>
        <w:t>Broader impacts agenda</w:t>
      </w:r>
    </w:p>
  </w:comment>
  <w:comment w:id="115" w:author="Page, Zachariah A" w:date="2025-12-13T12:13:00Z" w:initials="ZP">
    <w:p w14:paraId="732B3CCB" w14:textId="77777777" w:rsidR="00F02F70" w:rsidRDefault="00F02F70" w:rsidP="00F02F70">
      <w:pPr>
        <w:pStyle w:val="CommentText"/>
      </w:pPr>
      <w:r>
        <w:rPr>
          <w:rStyle w:val="CommentReference"/>
        </w:rPr>
        <w:annotationRef/>
      </w:r>
      <w:r>
        <w:t>One overarching sentence on research effort here</w:t>
      </w:r>
    </w:p>
  </w:comment>
  <w:comment w:id="116" w:author="Page, Zachariah A" w:date="2026-01-08T15:32:00Z" w:initials="ZP">
    <w:p w14:paraId="105F55D6" w14:textId="77777777" w:rsidR="004A1479" w:rsidRDefault="004A1479" w:rsidP="004A1479">
      <w:pPr>
        <w:pStyle w:val="CommentText"/>
      </w:pPr>
      <w:r>
        <w:rPr>
          <w:rStyle w:val="CommentReference"/>
        </w:rPr>
        <w:annotationRef/>
      </w:r>
      <w:r>
        <w:t>Monitoring</w:t>
      </w:r>
    </w:p>
  </w:comment>
  <w:comment w:id="117" w:author="Page, Zachariah A" w:date="2025-12-13T12:16:00Z" w:initials="ZP">
    <w:p w14:paraId="6D880184" w14:textId="5B170CEB" w:rsidR="00633F3C" w:rsidRDefault="00633F3C" w:rsidP="00633F3C">
      <w:pPr>
        <w:pStyle w:val="CommentText"/>
      </w:pPr>
      <w:r>
        <w:rPr>
          <w:rStyle w:val="CommentReference"/>
        </w:rPr>
        <w:annotationRef/>
      </w:r>
      <w:r>
        <w:t>Brief one paragraph description explaining why we are using this approach that connects back to the background section</w:t>
      </w:r>
    </w:p>
  </w:comment>
  <w:comment w:id="118" w:author="Page, Zachariah A" w:date="2025-12-13T12:20:00Z" w:initials="ZP">
    <w:p w14:paraId="09BB97BD" w14:textId="77777777" w:rsidR="00633F3C" w:rsidRDefault="00633F3C" w:rsidP="00633F3C">
      <w:pPr>
        <w:pStyle w:val="CommentText"/>
      </w:pPr>
      <w:r>
        <w:rPr>
          <w:rStyle w:val="CommentReference"/>
        </w:rPr>
        <w:annotationRef/>
      </w:r>
      <w:r>
        <w:t>Up to five fundamental science questions that are explicitly addressed in the below sub-Aims. Some specificity is helpful within each of these questions, they should not be broad.</w:t>
      </w:r>
    </w:p>
  </w:comment>
  <w:comment w:id="119" w:author="Page, Zachariah A" w:date="2026-01-08T15:24:00Z" w:initials="ZP">
    <w:p w14:paraId="3EAFAB0E" w14:textId="77777777" w:rsidR="008F51C2" w:rsidRDefault="008F51C2" w:rsidP="008F51C2">
      <w:pPr>
        <w:pStyle w:val="CommentText"/>
      </w:pPr>
      <w:r>
        <w:rPr>
          <w:rStyle w:val="CommentReference"/>
        </w:rPr>
        <w:annotationRef/>
      </w:r>
      <w:r>
        <w:t>Solubility</w:t>
      </w:r>
    </w:p>
  </w:comment>
  <w:comment w:id="120" w:author="Page, Zachariah A" w:date="2026-01-08T15:24:00Z" w:initials="ZP">
    <w:p w14:paraId="3ABE95FD" w14:textId="77777777" w:rsidR="008F51C2" w:rsidRDefault="008F51C2" w:rsidP="008F51C2">
      <w:pPr>
        <w:pStyle w:val="CommentText"/>
      </w:pPr>
      <w:r>
        <w:rPr>
          <w:rStyle w:val="CommentReference"/>
        </w:rPr>
        <w:annotationRef/>
      </w:r>
      <w:r>
        <w:t>Other AIE molecules that absorb in different regions</w:t>
      </w:r>
    </w:p>
  </w:comment>
  <w:comment w:id="121" w:author="Page, Zachariah A" w:date="2025-12-13T12:25:00Z" w:initials="ZP">
    <w:p w14:paraId="4527486F" w14:textId="3A281A18" w:rsidR="002A6F06" w:rsidRDefault="002A6F06" w:rsidP="002A6F06">
      <w:pPr>
        <w:pStyle w:val="CommentText"/>
      </w:pPr>
      <w:r>
        <w:rPr>
          <w:rStyle w:val="CommentReference"/>
        </w:rPr>
        <w:annotationRef/>
      </w:r>
      <w:r>
        <w:t>What do we anticipate will be particular challenges in what is proposed above and why and if they arise how will we overcome them or pivot?</w:t>
      </w:r>
    </w:p>
  </w:comment>
  <w:comment w:id="122" w:author="Page, Zachariah A" w:date="2026-01-08T15:32:00Z" w:initials="ZP">
    <w:p w14:paraId="5D098E5D" w14:textId="77777777" w:rsidR="004A1479" w:rsidRDefault="004A1479" w:rsidP="004A1479">
      <w:pPr>
        <w:pStyle w:val="CommentText"/>
      </w:pPr>
      <w:r>
        <w:rPr>
          <w:rStyle w:val="CommentReference"/>
        </w:rPr>
        <w:annotationRef/>
      </w:r>
      <w:r>
        <w:t>Process control</w:t>
      </w:r>
    </w:p>
  </w:comment>
  <w:comment w:id="123" w:author="Page, Zachariah A" w:date="2025-12-13T12:17:00Z" w:initials="ZP">
    <w:p w14:paraId="4685E819" w14:textId="7EE166DC" w:rsidR="00633F3C" w:rsidRDefault="00633F3C" w:rsidP="00633F3C">
      <w:pPr>
        <w:pStyle w:val="CommentText"/>
      </w:pPr>
      <w:r>
        <w:rPr>
          <w:rStyle w:val="CommentReference"/>
        </w:rPr>
        <w:annotationRef/>
      </w:r>
      <w:r>
        <w:t>Tim/Michael HELP!</w:t>
      </w:r>
    </w:p>
  </w:comment>
  <w:comment w:id="124" w:author="Page, Zachariah A" w:date="2025-12-13T12:16:00Z" w:initials="ZP">
    <w:p w14:paraId="0FE5B955" w14:textId="77777777" w:rsidR="00633F3C" w:rsidRDefault="00633F3C" w:rsidP="00633F3C">
      <w:pPr>
        <w:pStyle w:val="CommentText"/>
      </w:pPr>
      <w:r>
        <w:rPr>
          <w:rStyle w:val="CommentReference"/>
        </w:rPr>
        <w:annotationRef/>
      </w:r>
      <w:r>
        <w:t>Brief one paragraph description explaining why we are using this approach that connects back to the background section</w:t>
      </w:r>
    </w:p>
  </w:comment>
  <w:comment w:id="125" w:author="Page, Zachariah A" w:date="2025-12-13T12:20:00Z" w:initials="ZP">
    <w:p w14:paraId="503FF990" w14:textId="77777777" w:rsidR="00633F3C" w:rsidRDefault="00633F3C" w:rsidP="00633F3C">
      <w:pPr>
        <w:pStyle w:val="CommentText"/>
      </w:pPr>
      <w:r>
        <w:rPr>
          <w:rStyle w:val="CommentReference"/>
        </w:rPr>
        <w:annotationRef/>
      </w:r>
      <w:r>
        <w:t>Up to five fundamental science questions that are explicitly addressed in the below sub-Aims. Some specificity is helpful within each of these questions, they should not be broad.</w:t>
      </w:r>
    </w:p>
  </w:comment>
  <w:comment w:id="126" w:author="Page, Zachariah A" w:date="2026-01-08T15:19:00Z" w:initials="ZP">
    <w:p w14:paraId="7475028E" w14:textId="77777777" w:rsidR="00C759DD" w:rsidRDefault="00C759DD" w:rsidP="00C759DD">
      <w:pPr>
        <w:pStyle w:val="CommentText"/>
      </w:pPr>
      <w:r>
        <w:rPr>
          <w:rStyle w:val="CommentReference"/>
        </w:rPr>
        <w:annotationRef/>
      </w:r>
      <w:r>
        <w:t>2D to 3D</w:t>
      </w:r>
    </w:p>
  </w:comment>
  <w:comment w:id="127" w:author="Page, Zachariah A" w:date="2025-12-13T12:25:00Z" w:initials="ZP">
    <w:p w14:paraId="71BCDC71" w14:textId="636DB1C9" w:rsidR="002A6F06" w:rsidRDefault="002A6F06" w:rsidP="002A6F06">
      <w:pPr>
        <w:pStyle w:val="CommentText"/>
      </w:pPr>
      <w:r>
        <w:rPr>
          <w:rStyle w:val="CommentReference"/>
        </w:rPr>
        <w:annotationRef/>
      </w:r>
      <w:r>
        <w:t>What do we anticipate will be particular challenges in what is proposed above and why and if they arise how will we overcome them or pivot?</w:t>
      </w:r>
    </w:p>
  </w:comment>
  <w:comment w:id="128" w:author="Page, Zachariah A" w:date="2026-01-08T15:32:00Z" w:initials="ZP">
    <w:p w14:paraId="61AEB1FE" w14:textId="77777777" w:rsidR="004A1479" w:rsidRDefault="004A1479" w:rsidP="004A1479">
      <w:pPr>
        <w:pStyle w:val="CommentText"/>
      </w:pPr>
      <w:r>
        <w:rPr>
          <w:rStyle w:val="CommentReference"/>
        </w:rPr>
        <w:annotationRef/>
      </w:r>
      <w:r>
        <w:t>Implementation</w:t>
      </w:r>
    </w:p>
  </w:comment>
  <w:comment w:id="129" w:author="Page, Zachariah A" w:date="2026-01-08T15:20:00Z" w:initials="ZP">
    <w:p w14:paraId="55C35041" w14:textId="4DD098B4" w:rsidR="00507BCA" w:rsidRDefault="00507BCA" w:rsidP="00507BCA">
      <w:pPr>
        <w:pStyle w:val="CommentText"/>
      </w:pPr>
      <w:r>
        <w:rPr>
          <w:rStyle w:val="CommentReference"/>
        </w:rPr>
        <w:annotationRef/>
      </w:r>
      <w:r>
        <w:t>Maybe still OK - but let’s plan to build in a “sacrificial” set of layers that encode the relevant information to create a model for a given resin/printer on the fly.</w:t>
      </w:r>
    </w:p>
  </w:comment>
  <w:comment w:id="130" w:author="Page, Zachariah A" w:date="2025-12-13T12:25:00Z" w:initials="ZP">
    <w:p w14:paraId="76243B7F" w14:textId="77777777" w:rsidR="002A6F06" w:rsidRDefault="002A6F06" w:rsidP="002A6F06">
      <w:pPr>
        <w:pStyle w:val="CommentText"/>
      </w:pPr>
      <w:r>
        <w:rPr>
          <w:rStyle w:val="CommentReference"/>
        </w:rPr>
        <w:annotationRef/>
      </w:r>
      <w:r>
        <w:t>Brief one paragraph description explaining why we are using this approach that connects back to the background section</w:t>
      </w:r>
    </w:p>
  </w:comment>
  <w:comment w:id="131" w:author="Page, Zachariah A" w:date="2025-12-13T12:23:00Z" w:initials="ZP">
    <w:p w14:paraId="3453E428" w14:textId="2848336B" w:rsidR="00633F3C" w:rsidRDefault="00633F3C" w:rsidP="00633F3C">
      <w:pPr>
        <w:pStyle w:val="CommentText"/>
      </w:pPr>
      <w:r>
        <w:rPr>
          <w:rStyle w:val="CommentReference"/>
        </w:rPr>
        <w:annotationRef/>
      </w:r>
      <w:r>
        <w:t>Up to five fundamental science questions that are explicitly addressed in the below sub-Aims. Some specificity is helpful within each of these questions, they should not be broad.</w:t>
      </w:r>
    </w:p>
  </w:comment>
  <w:comment w:id="132" w:author="Page, Zachariah A" w:date="2025-12-13T12:25:00Z" w:initials="ZP">
    <w:p w14:paraId="7BB8BF43" w14:textId="77777777" w:rsidR="002A6F06" w:rsidRDefault="002A6F06" w:rsidP="002A6F06">
      <w:pPr>
        <w:pStyle w:val="CommentText"/>
      </w:pPr>
      <w:r>
        <w:rPr>
          <w:rStyle w:val="CommentReference"/>
        </w:rPr>
        <w:annotationRef/>
      </w:r>
      <w:r>
        <w:t>What do we anticipate will be particular challenges in what is proposed above and why and if they arise how will we overcome them or pivot?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0DEF09" w15:done="0"/>
  <w15:commentEx w15:paraId="0C21B256" w15:paraIdParent="310DEF09" w15:done="0"/>
  <w15:commentEx w15:paraId="04C64ABE" w15:done="0"/>
  <w15:commentEx w15:paraId="787B7154" w15:done="0"/>
  <w15:commentEx w15:paraId="0147F0E3" w15:done="0"/>
  <w15:commentEx w15:paraId="7252BBDA" w15:done="0"/>
  <w15:commentEx w15:paraId="1A02A8DB" w15:paraIdParent="7252BBDA" w15:done="0"/>
  <w15:commentEx w15:paraId="58B87665" w15:paraIdParent="7252BBDA" w15:done="0"/>
  <w15:commentEx w15:paraId="02587029" w15:done="0"/>
  <w15:commentEx w15:paraId="01F552B5" w15:paraIdParent="02587029" w15:done="0"/>
  <w15:commentEx w15:paraId="47807410" w15:done="0"/>
  <w15:commentEx w15:paraId="251BC0F3" w15:done="0"/>
  <w15:commentEx w15:paraId="2C6BE2F3" w15:done="0"/>
  <w15:commentEx w15:paraId="3DFB20F0" w15:done="0"/>
  <w15:commentEx w15:paraId="2A66A70E" w15:done="0"/>
  <w15:commentEx w15:paraId="5BEF7A7E" w15:done="0"/>
  <w15:commentEx w15:paraId="1F2C0E2F" w15:done="0"/>
  <w15:commentEx w15:paraId="01F00255" w15:paraIdParent="1F2C0E2F" w15:done="0"/>
  <w15:commentEx w15:paraId="5CD10E64" w15:done="0"/>
  <w15:commentEx w15:paraId="51BD3776" w15:paraIdParent="5CD10E64" w15:done="0"/>
  <w15:commentEx w15:paraId="2C5BD5C6" w15:done="0"/>
  <w15:commentEx w15:paraId="21C1898F" w15:paraIdParent="2C5BD5C6" w15:done="0"/>
  <w15:commentEx w15:paraId="301FFED3" w15:done="0"/>
  <w15:commentEx w15:paraId="42BB9807" w15:done="0"/>
  <w15:commentEx w15:paraId="1C00369E" w15:done="0"/>
  <w15:commentEx w15:paraId="61802A8E" w15:done="0"/>
  <w15:commentEx w15:paraId="1C991F84" w15:done="0"/>
  <w15:commentEx w15:paraId="21FEF6C6" w15:done="0"/>
  <w15:commentEx w15:paraId="27CD7074" w15:done="0"/>
  <w15:commentEx w15:paraId="274E8BF2" w15:done="0"/>
  <w15:commentEx w15:paraId="732B3CCB" w15:done="0"/>
  <w15:commentEx w15:paraId="105F55D6" w15:done="0"/>
  <w15:commentEx w15:paraId="6D880184" w15:done="0"/>
  <w15:commentEx w15:paraId="09BB97BD" w15:done="0"/>
  <w15:commentEx w15:paraId="3EAFAB0E" w15:done="0"/>
  <w15:commentEx w15:paraId="3ABE95FD" w15:done="0"/>
  <w15:commentEx w15:paraId="4527486F" w15:done="0"/>
  <w15:commentEx w15:paraId="5D098E5D" w15:done="0"/>
  <w15:commentEx w15:paraId="4685E819" w15:done="0"/>
  <w15:commentEx w15:paraId="0FE5B955" w15:done="0"/>
  <w15:commentEx w15:paraId="503FF990" w15:done="0"/>
  <w15:commentEx w15:paraId="7475028E" w15:done="0"/>
  <w15:commentEx w15:paraId="71BCDC71" w15:done="0"/>
  <w15:commentEx w15:paraId="61AEB1FE" w15:done="0"/>
  <w15:commentEx w15:paraId="55C35041" w15:done="0"/>
  <w15:commentEx w15:paraId="76243B7F" w15:done="0"/>
  <w15:commentEx w15:paraId="3453E428" w15:done="0"/>
  <w15:commentEx w15:paraId="7BB8BF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209141" w16cex:dateUtc="2025-12-13T17:50:00Z"/>
  <w16cex:commentExtensible w16cex:durableId="7EB483D8" w16cex:dateUtc="2026-01-14T17:56:00Z"/>
  <w16cex:commentExtensible w16cex:durableId="3417902B" w16cex:dateUtc="2025-12-13T18:27:00Z"/>
  <w16cex:commentExtensible w16cex:durableId="50EB5B17" w16cex:dateUtc="2025-12-13T17:59:00Z"/>
  <w16cex:commentExtensible w16cex:durableId="1763645D" w16cex:dateUtc="2026-01-08T21:30:00Z"/>
  <w16cex:commentExtensible w16cex:durableId="56BF0FC2" w16cex:dateUtc="2026-04-20T16:15:00Z"/>
  <w16cex:commentExtensible w16cex:durableId="492CF83C" w16cex:dateUtc="2026-04-20T16:20:00Z"/>
  <w16cex:commentExtensible w16cex:durableId="3B530B81" w16cex:dateUtc="2026-04-20T17:35:00Z"/>
  <w16cex:commentExtensible w16cex:durableId="10281558" w16cex:dateUtc="2026-01-08T21:30:00Z"/>
  <w16cex:commentExtensible w16cex:durableId="30CA45A5" w16cex:dateUtc="2026-01-14T18:20:00Z"/>
  <w16cex:commentExtensible w16cex:durableId="011D8DDC" w16cex:dateUtc="2026-01-29T18:33:00Z"/>
  <w16cex:commentExtensible w16cex:durableId="07EBD5FC" w16cex:dateUtc="2026-01-29T18:34:00Z"/>
  <w16cex:commentExtensible w16cex:durableId="08B1CE30" w16cex:dateUtc="2026-01-29T18:35:00Z"/>
  <w16cex:commentExtensible w16cex:durableId="4B1AE8C6" w16cex:dateUtc="2026-04-20T16:16:00Z"/>
  <w16cex:commentExtensible w16cex:durableId="5AFF623A" w16cex:dateUtc="2026-04-20T16:17:00Z"/>
  <w16cex:commentExtensible w16cex:durableId="30F0A12D" w16cex:dateUtc="2026-01-29T18:39:00Z"/>
  <w16cex:commentExtensible w16cex:durableId="0B35600A" w16cex:dateUtc="2026-01-29T18:35:00Z"/>
  <w16cex:commentExtensible w16cex:durableId="1A4DB842" w16cex:dateUtc="2026-02-09T23:31:00Z"/>
  <w16cex:commentExtensible w16cex:durableId="1E354142" w16cex:dateUtc="2026-01-29T18:36:00Z"/>
  <w16cex:commentExtensible w16cex:durableId="0F77787D" w16cex:dateUtc="2026-02-09T23:32:00Z"/>
  <w16cex:commentExtensible w16cex:durableId="4C041AED" w16cex:dateUtc="2026-01-29T18:38:00Z"/>
  <w16cex:commentExtensible w16cex:durableId="136A8FDB" w16cex:dateUtc="2026-02-09T23:35:00Z"/>
  <w16cex:commentExtensible w16cex:durableId="7F9E48D3" w16cex:dateUtc="2026-01-29T18:38:00Z"/>
  <w16cex:commentExtensible w16cex:durableId="643EBECD" w16cex:dateUtc="2026-01-08T21:31:00Z"/>
  <w16cex:commentExtensible w16cex:durableId="26FE9369" w16cex:dateUtc="2026-01-29T18:27:00Z"/>
  <w16cex:commentExtensible w16cex:durableId="3EC404F6" w16cex:dateUtc="2025-12-13T18:08:00Z"/>
  <w16cex:commentExtensible w16cex:durableId="3C0FE4A3" w16cex:dateUtc="2025-12-13T18:10:00Z"/>
  <w16cex:commentExtensible w16cex:durableId="1686DFAD" w16cex:dateUtc="2025-12-13T18:10:00Z"/>
  <w16cex:commentExtensible w16cex:durableId="178FA917" w16cex:dateUtc="2025-12-13T18:10:00Z"/>
  <w16cex:commentExtensible w16cex:durableId="35C6B9A6" w16cex:dateUtc="2025-12-13T18:11:00Z"/>
  <w16cex:commentExtensible w16cex:durableId="16E4E8A8" w16cex:dateUtc="2025-12-13T18:13:00Z"/>
  <w16cex:commentExtensible w16cex:durableId="2086ED5C" w16cex:dateUtc="2026-01-08T21:32:00Z"/>
  <w16cex:commentExtensible w16cex:durableId="613443C7" w16cex:dateUtc="2025-12-13T18:16:00Z"/>
  <w16cex:commentExtensible w16cex:durableId="10F89E01" w16cex:dateUtc="2025-12-13T18:20:00Z"/>
  <w16cex:commentExtensible w16cex:durableId="62813571" w16cex:dateUtc="2026-01-08T21:24:00Z"/>
  <w16cex:commentExtensible w16cex:durableId="3E68D18D" w16cex:dateUtc="2026-01-08T21:24:00Z"/>
  <w16cex:commentExtensible w16cex:durableId="41533430" w16cex:dateUtc="2025-12-13T18:25:00Z"/>
  <w16cex:commentExtensible w16cex:durableId="0B33E312" w16cex:dateUtc="2026-01-08T21:32:00Z"/>
  <w16cex:commentExtensible w16cex:durableId="5428F3F5" w16cex:dateUtc="2025-12-13T18:17:00Z"/>
  <w16cex:commentExtensible w16cex:durableId="304700D7" w16cex:dateUtc="2025-12-13T18:16:00Z"/>
  <w16cex:commentExtensible w16cex:durableId="17A02D18" w16cex:dateUtc="2025-12-13T18:20:00Z"/>
  <w16cex:commentExtensible w16cex:durableId="44C48AC9" w16cex:dateUtc="2026-01-08T21:19:00Z"/>
  <w16cex:commentExtensible w16cex:durableId="7DA35E3E" w16cex:dateUtc="2025-12-13T18:25:00Z"/>
  <w16cex:commentExtensible w16cex:durableId="6FAC57F5" w16cex:dateUtc="2026-01-08T21:32:00Z"/>
  <w16cex:commentExtensible w16cex:durableId="57AA7892" w16cex:dateUtc="2026-01-08T21:20:00Z"/>
  <w16cex:commentExtensible w16cex:durableId="65CB139E" w16cex:dateUtc="2025-12-13T18:25:00Z"/>
  <w16cex:commentExtensible w16cex:durableId="7A5F5536" w16cex:dateUtc="2025-12-13T18:23:00Z"/>
  <w16cex:commentExtensible w16cex:durableId="6F872250" w16cex:dateUtc="2025-12-13T1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0DEF09" w16cid:durableId="52209141"/>
  <w16cid:commentId w16cid:paraId="0C21B256" w16cid:durableId="7EB483D8"/>
  <w16cid:commentId w16cid:paraId="04C64ABE" w16cid:durableId="3417902B"/>
  <w16cid:commentId w16cid:paraId="787B7154" w16cid:durableId="50EB5B17"/>
  <w16cid:commentId w16cid:paraId="0147F0E3" w16cid:durableId="1763645D"/>
  <w16cid:commentId w16cid:paraId="7252BBDA" w16cid:durableId="56BF0FC2"/>
  <w16cid:commentId w16cid:paraId="1A02A8DB" w16cid:durableId="492CF83C"/>
  <w16cid:commentId w16cid:paraId="58B87665" w16cid:durableId="3B530B81"/>
  <w16cid:commentId w16cid:paraId="02587029" w16cid:durableId="10281558"/>
  <w16cid:commentId w16cid:paraId="01F552B5" w16cid:durableId="30CA45A5"/>
  <w16cid:commentId w16cid:paraId="47807410" w16cid:durableId="011D8DDC"/>
  <w16cid:commentId w16cid:paraId="251BC0F3" w16cid:durableId="07EBD5FC"/>
  <w16cid:commentId w16cid:paraId="2C6BE2F3" w16cid:durableId="08B1CE30"/>
  <w16cid:commentId w16cid:paraId="3DFB20F0" w16cid:durableId="4B1AE8C6"/>
  <w16cid:commentId w16cid:paraId="2A66A70E" w16cid:durableId="5AFF623A"/>
  <w16cid:commentId w16cid:paraId="5BEF7A7E" w16cid:durableId="30F0A12D"/>
  <w16cid:commentId w16cid:paraId="1F2C0E2F" w16cid:durableId="0B35600A"/>
  <w16cid:commentId w16cid:paraId="01F00255" w16cid:durableId="1A4DB842"/>
  <w16cid:commentId w16cid:paraId="5CD10E64" w16cid:durableId="1E354142"/>
  <w16cid:commentId w16cid:paraId="51BD3776" w16cid:durableId="0F77787D"/>
  <w16cid:commentId w16cid:paraId="2C5BD5C6" w16cid:durableId="4C041AED"/>
  <w16cid:commentId w16cid:paraId="21C1898F" w16cid:durableId="136A8FDB"/>
  <w16cid:commentId w16cid:paraId="301FFED3" w16cid:durableId="7F9E48D3"/>
  <w16cid:commentId w16cid:paraId="42BB9807" w16cid:durableId="643EBECD"/>
  <w16cid:commentId w16cid:paraId="1C00369E" w16cid:durableId="26FE9369"/>
  <w16cid:commentId w16cid:paraId="61802A8E" w16cid:durableId="3EC404F6"/>
  <w16cid:commentId w16cid:paraId="1C991F84" w16cid:durableId="3C0FE4A3"/>
  <w16cid:commentId w16cid:paraId="21FEF6C6" w16cid:durableId="1686DFAD"/>
  <w16cid:commentId w16cid:paraId="27CD7074" w16cid:durableId="178FA917"/>
  <w16cid:commentId w16cid:paraId="274E8BF2" w16cid:durableId="35C6B9A6"/>
  <w16cid:commentId w16cid:paraId="732B3CCB" w16cid:durableId="16E4E8A8"/>
  <w16cid:commentId w16cid:paraId="105F55D6" w16cid:durableId="2086ED5C"/>
  <w16cid:commentId w16cid:paraId="6D880184" w16cid:durableId="613443C7"/>
  <w16cid:commentId w16cid:paraId="09BB97BD" w16cid:durableId="10F89E01"/>
  <w16cid:commentId w16cid:paraId="3EAFAB0E" w16cid:durableId="62813571"/>
  <w16cid:commentId w16cid:paraId="3ABE95FD" w16cid:durableId="3E68D18D"/>
  <w16cid:commentId w16cid:paraId="4527486F" w16cid:durableId="41533430"/>
  <w16cid:commentId w16cid:paraId="5D098E5D" w16cid:durableId="0B33E312"/>
  <w16cid:commentId w16cid:paraId="4685E819" w16cid:durableId="5428F3F5"/>
  <w16cid:commentId w16cid:paraId="0FE5B955" w16cid:durableId="304700D7"/>
  <w16cid:commentId w16cid:paraId="503FF990" w16cid:durableId="17A02D18"/>
  <w16cid:commentId w16cid:paraId="7475028E" w16cid:durableId="44C48AC9"/>
  <w16cid:commentId w16cid:paraId="71BCDC71" w16cid:durableId="7DA35E3E"/>
  <w16cid:commentId w16cid:paraId="61AEB1FE" w16cid:durableId="6FAC57F5"/>
  <w16cid:commentId w16cid:paraId="55C35041" w16cid:durableId="57AA7892"/>
  <w16cid:commentId w16cid:paraId="76243B7F" w16cid:durableId="65CB139E"/>
  <w16cid:commentId w16cid:paraId="3453E428" w16cid:durableId="7A5F5536"/>
  <w16cid:commentId w16cid:paraId="7BB8BF43" w16cid:durableId="6F8722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300"/>
    <w:multiLevelType w:val="hybridMultilevel"/>
    <w:tmpl w:val="C0AE8C7E"/>
    <w:lvl w:ilvl="0" w:tplc="47B0774A">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8DC0CB"/>
    <w:multiLevelType w:val="hybridMultilevel"/>
    <w:tmpl w:val="F844DFB2"/>
    <w:lvl w:ilvl="0" w:tplc="5FE2DFD6">
      <w:start w:val="1"/>
      <w:numFmt w:val="lowerLetter"/>
      <w:lvlText w:val="%1."/>
      <w:lvlJc w:val="left"/>
      <w:pPr>
        <w:ind w:left="720" w:hanging="360"/>
      </w:pPr>
    </w:lvl>
    <w:lvl w:ilvl="1" w:tplc="9372F7A4">
      <w:start w:val="1"/>
      <w:numFmt w:val="lowerLetter"/>
      <w:lvlText w:val="%2."/>
      <w:lvlJc w:val="left"/>
      <w:pPr>
        <w:ind w:left="1440" w:hanging="360"/>
      </w:pPr>
    </w:lvl>
    <w:lvl w:ilvl="2" w:tplc="F86E35A6">
      <w:start w:val="1"/>
      <w:numFmt w:val="lowerRoman"/>
      <w:lvlText w:val="%3."/>
      <w:lvlJc w:val="right"/>
      <w:pPr>
        <w:ind w:left="2160" w:hanging="180"/>
      </w:pPr>
    </w:lvl>
    <w:lvl w:ilvl="3" w:tplc="7B968EFA">
      <w:start w:val="1"/>
      <w:numFmt w:val="decimal"/>
      <w:lvlText w:val="%4."/>
      <w:lvlJc w:val="left"/>
      <w:pPr>
        <w:ind w:left="2880" w:hanging="360"/>
      </w:pPr>
    </w:lvl>
    <w:lvl w:ilvl="4" w:tplc="B31E3316">
      <w:start w:val="1"/>
      <w:numFmt w:val="lowerLetter"/>
      <w:lvlText w:val="%5."/>
      <w:lvlJc w:val="left"/>
      <w:pPr>
        <w:ind w:left="3600" w:hanging="360"/>
      </w:pPr>
    </w:lvl>
    <w:lvl w:ilvl="5" w:tplc="3C20F390">
      <w:start w:val="1"/>
      <w:numFmt w:val="lowerRoman"/>
      <w:lvlText w:val="%6."/>
      <w:lvlJc w:val="right"/>
      <w:pPr>
        <w:ind w:left="4320" w:hanging="180"/>
      </w:pPr>
    </w:lvl>
    <w:lvl w:ilvl="6" w:tplc="62C0DBE0">
      <w:start w:val="1"/>
      <w:numFmt w:val="decimal"/>
      <w:lvlText w:val="%7."/>
      <w:lvlJc w:val="left"/>
      <w:pPr>
        <w:ind w:left="5040" w:hanging="360"/>
      </w:pPr>
    </w:lvl>
    <w:lvl w:ilvl="7" w:tplc="9F68BEEA">
      <w:start w:val="1"/>
      <w:numFmt w:val="lowerLetter"/>
      <w:lvlText w:val="%8."/>
      <w:lvlJc w:val="left"/>
      <w:pPr>
        <w:ind w:left="5760" w:hanging="360"/>
      </w:pPr>
    </w:lvl>
    <w:lvl w:ilvl="8" w:tplc="D2AA7B72">
      <w:start w:val="1"/>
      <w:numFmt w:val="lowerRoman"/>
      <w:lvlText w:val="%9."/>
      <w:lvlJc w:val="right"/>
      <w:pPr>
        <w:ind w:left="6480" w:hanging="180"/>
      </w:pPr>
    </w:lvl>
  </w:abstractNum>
  <w:abstractNum w:abstractNumId="2" w15:restartNumberingAfterBreak="0">
    <w:nsid w:val="43BB2638"/>
    <w:multiLevelType w:val="hybridMultilevel"/>
    <w:tmpl w:val="EFCC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9C5810"/>
    <w:multiLevelType w:val="hybridMultilevel"/>
    <w:tmpl w:val="51BAB2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0354698">
    <w:abstractNumId w:val="1"/>
  </w:num>
  <w:num w:numId="2" w16cid:durableId="812063620">
    <w:abstractNumId w:val="0"/>
  </w:num>
  <w:num w:numId="3" w16cid:durableId="100297253">
    <w:abstractNumId w:val="3"/>
  </w:num>
  <w:num w:numId="4" w16cid:durableId="1518544252">
    <w:abstractNumId w:val="2"/>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ge, Zachariah A">
    <w15:presenceInfo w15:providerId="AD" w15:userId="S::zp2675@eid.utexas.edu::68c9fd8e-4e0c-472d-a289-1f849bfe41e3"/>
  </w15:person>
  <w15:person w15:author="Yap, Timothy">
    <w15:presenceInfo w15:providerId="AD" w15:userId="S::tsy242@eid.utexas.edu::619c76e6-b30b-4bdc-971a-80569c887b29"/>
  </w15:person>
  <w15:person w15:author="Chen, Xiaofeng">
    <w15:presenceInfo w15:providerId="AD" w15:userId="S::xc5555@eid.utexas.edu::e5b37f66-269a-4646-880e-2c1419e6f803"/>
  </w15:person>
  <w15:person w15:author="Qingzhe Wang">
    <w15:presenceInfo w15:providerId="AD" w15:userId="S::qw3639@eid.utexas.edu::19d8d006-52a4-442a-b7d0-f21b7f0272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trackRevisions/>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59C"/>
    <w:rsid w:val="00000A74"/>
    <w:rsid w:val="00003390"/>
    <w:rsid w:val="00004927"/>
    <w:rsid w:val="00007425"/>
    <w:rsid w:val="00020A13"/>
    <w:rsid w:val="00021B08"/>
    <w:rsid w:val="00021F8F"/>
    <w:rsid w:val="00024507"/>
    <w:rsid w:val="00024D44"/>
    <w:rsid w:val="00025D88"/>
    <w:rsid w:val="000274AC"/>
    <w:rsid w:val="00035F58"/>
    <w:rsid w:val="00036516"/>
    <w:rsid w:val="000366C8"/>
    <w:rsid w:val="00037571"/>
    <w:rsid w:val="00037C92"/>
    <w:rsid w:val="00041911"/>
    <w:rsid w:val="000453C0"/>
    <w:rsid w:val="000455BB"/>
    <w:rsid w:val="00046713"/>
    <w:rsid w:val="00046CD7"/>
    <w:rsid w:val="000572E5"/>
    <w:rsid w:val="00060DCF"/>
    <w:rsid w:val="000625BB"/>
    <w:rsid w:val="00063531"/>
    <w:rsid w:val="00063AEB"/>
    <w:rsid w:val="00064E9C"/>
    <w:rsid w:val="000656CC"/>
    <w:rsid w:val="00065C70"/>
    <w:rsid w:val="00071924"/>
    <w:rsid w:val="000726EA"/>
    <w:rsid w:val="00075A6A"/>
    <w:rsid w:val="00080383"/>
    <w:rsid w:val="00081851"/>
    <w:rsid w:val="00082B75"/>
    <w:rsid w:val="00083CE8"/>
    <w:rsid w:val="00083FC6"/>
    <w:rsid w:val="00084C19"/>
    <w:rsid w:val="00084F8C"/>
    <w:rsid w:val="00085EFC"/>
    <w:rsid w:val="00086769"/>
    <w:rsid w:val="00093064"/>
    <w:rsid w:val="00096C47"/>
    <w:rsid w:val="000A39AD"/>
    <w:rsid w:val="000A49FA"/>
    <w:rsid w:val="000B2BDF"/>
    <w:rsid w:val="000C0A89"/>
    <w:rsid w:val="000C0D9B"/>
    <w:rsid w:val="000C111E"/>
    <w:rsid w:val="000C4301"/>
    <w:rsid w:val="000C5512"/>
    <w:rsid w:val="000D03DC"/>
    <w:rsid w:val="000D1A05"/>
    <w:rsid w:val="000D1CDF"/>
    <w:rsid w:val="000D2735"/>
    <w:rsid w:val="000D2EB7"/>
    <w:rsid w:val="000D5360"/>
    <w:rsid w:val="000D7254"/>
    <w:rsid w:val="000D73AD"/>
    <w:rsid w:val="000E0DFE"/>
    <w:rsid w:val="000E3896"/>
    <w:rsid w:val="000E7EE6"/>
    <w:rsid w:val="000F1A6E"/>
    <w:rsid w:val="000F2C5F"/>
    <w:rsid w:val="000F60BE"/>
    <w:rsid w:val="000F6AEE"/>
    <w:rsid w:val="000F7524"/>
    <w:rsid w:val="00103EA7"/>
    <w:rsid w:val="001122FD"/>
    <w:rsid w:val="00113287"/>
    <w:rsid w:val="00114B8E"/>
    <w:rsid w:val="00115061"/>
    <w:rsid w:val="00116459"/>
    <w:rsid w:val="00120DD4"/>
    <w:rsid w:val="00120FDD"/>
    <w:rsid w:val="001239BD"/>
    <w:rsid w:val="001247BE"/>
    <w:rsid w:val="0012668F"/>
    <w:rsid w:val="00131A77"/>
    <w:rsid w:val="00140617"/>
    <w:rsid w:val="00142F00"/>
    <w:rsid w:val="00143CC7"/>
    <w:rsid w:val="001467B0"/>
    <w:rsid w:val="001475DB"/>
    <w:rsid w:val="00151162"/>
    <w:rsid w:val="00163354"/>
    <w:rsid w:val="00165B81"/>
    <w:rsid w:val="001708E4"/>
    <w:rsid w:val="00175ED6"/>
    <w:rsid w:val="001762D6"/>
    <w:rsid w:val="00176841"/>
    <w:rsid w:val="001800D9"/>
    <w:rsid w:val="00185632"/>
    <w:rsid w:val="00186359"/>
    <w:rsid w:val="00190E99"/>
    <w:rsid w:val="00191665"/>
    <w:rsid w:val="001919C5"/>
    <w:rsid w:val="001A1D33"/>
    <w:rsid w:val="001A39AB"/>
    <w:rsid w:val="001A3C35"/>
    <w:rsid w:val="001B08E2"/>
    <w:rsid w:val="001B09F6"/>
    <w:rsid w:val="001B2557"/>
    <w:rsid w:val="001B407B"/>
    <w:rsid w:val="001B4CA7"/>
    <w:rsid w:val="001B6C10"/>
    <w:rsid w:val="001B77B0"/>
    <w:rsid w:val="001C02F5"/>
    <w:rsid w:val="001C0ABF"/>
    <w:rsid w:val="001C2D01"/>
    <w:rsid w:val="001C31A2"/>
    <w:rsid w:val="001E043F"/>
    <w:rsid w:val="001E0810"/>
    <w:rsid w:val="001E0D08"/>
    <w:rsid w:val="001E4455"/>
    <w:rsid w:val="001E670E"/>
    <w:rsid w:val="001F2CDA"/>
    <w:rsid w:val="001F32FD"/>
    <w:rsid w:val="001F352F"/>
    <w:rsid w:val="001F371C"/>
    <w:rsid w:val="001F3A7E"/>
    <w:rsid w:val="001F620A"/>
    <w:rsid w:val="001F626A"/>
    <w:rsid w:val="00204740"/>
    <w:rsid w:val="0021191F"/>
    <w:rsid w:val="00213612"/>
    <w:rsid w:val="00221804"/>
    <w:rsid w:val="00224D24"/>
    <w:rsid w:val="00231340"/>
    <w:rsid w:val="002327C7"/>
    <w:rsid w:val="002340CF"/>
    <w:rsid w:val="002405E1"/>
    <w:rsid w:val="00242631"/>
    <w:rsid w:val="0024377D"/>
    <w:rsid w:val="00246595"/>
    <w:rsid w:val="00250A66"/>
    <w:rsid w:val="00251754"/>
    <w:rsid w:val="00251C8F"/>
    <w:rsid w:val="00255879"/>
    <w:rsid w:val="00255E46"/>
    <w:rsid w:val="00256674"/>
    <w:rsid w:val="00260A84"/>
    <w:rsid w:val="002649E4"/>
    <w:rsid w:val="0026537F"/>
    <w:rsid w:val="00270B71"/>
    <w:rsid w:val="00270CEE"/>
    <w:rsid w:val="002710A8"/>
    <w:rsid w:val="002731DC"/>
    <w:rsid w:val="00275226"/>
    <w:rsid w:val="0027702D"/>
    <w:rsid w:val="00277407"/>
    <w:rsid w:val="00277CFC"/>
    <w:rsid w:val="002819F8"/>
    <w:rsid w:val="0028460B"/>
    <w:rsid w:val="00286AAC"/>
    <w:rsid w:val="00287903"/>
    <w:rsid w:val="00290253"/>
    <w:rsid w:val="0029146A"/>
    <w:rsid w:val="002A00B7"/>
    <w:rsid w:val="002A3004"/>
    <w:rsid w:val="002A6F06"/>
    <w:rsid w:val="002B1EE3"/>
    <w:rsid w:val="002B24B0"/>
    <w:rsid w:val="002B3030"/>
    <w:rsid w:val="002B3336"/>
    <w:rsid w:val="002B7273"/>
    <w:rsid w:val="002C060B"/>
    <w:rsid w:val="002C122E"/>
    <w:rsid w:val="002C1C75"/>
    <w:rsid w:val="002C2187"/>
    <w:rsid w:val="002C2519"/>
    <w:rsid w:val="002C6E9C"/>
    <w:rsid w:val="002C7ED4"/>
    <w:rsid w:val="002E0F17"/>
    <w:rsid w:val="002E5871"/>
    <w:rsid w:val="002E5BEB"/>
    <w:rsid w:val="002F01F7"/>
    <w:rsid w:val="002F12B9"/>
    <w:rsid w:val="002F2B91"/>
    <w:rsid w:val="002F4039"/>
    <w:rsid w:val="002F67FF"/>
    <w:rsid w:val="003019F9"/>
    <w:rsid w:val="003025DE"/>
    <w:rsid w:val="00303FF0"/>
    <w:rsid w:val="0030475F"/>
    <w:rsid w:val="00306C28"/>
    <w:rsid w:val="00311524"/>
    <w:rsid w:val="00316FAA"/>
    <w:rsid w:val="003200A0"/>
    <w:rsid w:val="00320949"/>
    <w:rsid w:val="00323845"/>
    <w:rsid w:val="00326A0C"/>
    <w:rsid w:val="0033375A"/>
    <w:rsid w:val="00336718"/>
    <w:rsid w:val="00336C10"/>
    <w:rsid w:val="00336DDC"/>
    <w:rsid w:val="00337FF9"/>
    <w:rsid w:val="0034325E"/>
    <w:rsid w:val="00343E8D"/>
    <w:rsid w:val="00347132"/>
    <w:rsid w:val="003513B2"/>
    <w:rsid w:val="0035265E"/>
    <w:rsid w:val="0035365B"/>
    <w:rsid w:val="00353979"/>
    <w:rsid w:val="00355116"/>
    <w:rsid w:val="00363E6C"/>
    <w:rsid w:val="003649CA"/>
    <w:rsid w:val="00365572"/>
    <w:rsid w:val="003672E3"/>
    <w:rsid w:val="00373032"/>
    <w:rsid w:val="003750DC"/>
    <w:rsid w:val="00380F77"/>
    <w:rsid w:val="0038186D"/>
    <w:rsid w:val="003819A5"/>
    <w:rsid w:val="00385E5C"/>
    <w:rsid w:val="00385EFA"/>
    <w:rsid w:val="00387072"/>
    <w:rsid w:val="00395EBD"/>
    <w:rsid w:val="003A3FA1"/>
    <w:rsid w:val="003A5156"/>
    <w:rsid w:val="003A7CCF"/>
    <w:rsid w:val="003B0D3E"/>
    <w:rsid w:val="003B3B1A"/>
    <w:rsid w:val="003B3FC5"/>
    <w:rsid w:val="003B4D56"/>
    <w:rsid w:val="003B67D5"/>
    <w:rsid w:val="003C1355"/>
    <w:rsid w:val="003C5CD4"/>
    <w:rsid w:val="003C7650"/>
    <w:rsid w:val="003D119F"/>
    <w:rsid w:val="003D4171"/>
    <w:rsid w:val="003D6181"/>
    <w:rsid w:val="003E0DB5"/>
    <w:rsid w:val="003E15EF"/>
    <w:rsid w:val="003E2B98"/>
    <w:rsid w:val="003E715B"/>
    <w:rsid w:val="003F23D2"/>
    <w:rsid w:val="003F3529"/>
    <w:rsid w:val="003F41EA"/>
    <w:rsid w:val="003F4EB3"/>
    <w:rsid w:val="003F4FAD"/>
    <w:rsid w:val="003F6A18"/>
    <w:rsid w:val="0040396A"/>
    <w:rsid w:val="00404C96"/>
    <w:rsid w:val="00405F3F"/>
    <w:rsid w:val="00406E26"/>
    <w:rsid w:val="00410D2D"/>
    <w:rsid w:val="00422AE8"/>
    <w:rsid w:val="004249E1"/>
    <w:rsid w:val="00425DCD"/>
    <w:rsid w:val="00426B4E"/>
    <w:rsid w:val="0042749B"/>
    <w:rsid w:val="00433D52"/>
    <w:rsid w:val="00434549"/>
    <w:rsid w:val="00441D50"/>
    <w:rsid w:val="00442B0A"/>
    <w:rsid w:val="00450CDB"/>
    <w:rsid w:val="00453DF9"/>
    <w:rsid w:val="00453F3C"/>
    <w:rsid w:val="004571F0"/>
    <w:rsid w:val="00460F59"/>
    <w:rsid w:val="0046336B"/>
    <w:rsid w:val="00463B96"/>
    <w:rsid w:val="00463C62"/>
    <w:rsid w:val="0046600D"/>
    <w:rsid w:val="004738D4"/>
    <w:rsid w:val="00474477"/>
    <w:rsid w:val="00474E99"/>
    <w:rsid w:val="00476C37"/>
    <w:rsid w:val="00480EE5"/>
    <w:rsid w:val="00481955"/>
    <w:rsid w:val="00483590"/>
    <w:rsid w:val="00484D90"/>
    <w:rsid w:val="0048647D"/>
    <w:rsid w:val="004A1479"/>
    <w:rsid w:val="004A4955"/>
    <w:rsid w:val="004B0491"/>
    <w:rsid w:val="004B1458"/>
    <w:rsid w:val="004B2FF0"/>
    <w:rsid w:val="004B39B7"/>
    <w:rsid w:val="004C05DE"/>
    <w:rsid w:val="004C53B7"/>
    <w:rsid w:val="004C6E51"/>
    <w:rsid w:val="004C7237"/>
    <w:rsid w:val="004D2B7E"/>
    <w:rsid w:val="004E0466"/>
    <w:rsid w:val="004E05AD"/>
    <w:rsid w:val="004E2523"/>
    <w:rsid w:val="004E6B3C"/>
    <w:rsid w:val="004E7945"/>
    <w:rsid w:val="004F1DD9"/>
    <w:rsid w:val="004F4A3F"/>
    <w:rsid w:val="004F570E"/>
    <w:rsid w:val="004F5BD3"/>
    <w:rsid w:val="004F611E"/>
    <w:rsid w:val="005013B2"/>
    <w:rsid w:val="00502C6A"/>
    <w:rsid w:val="00504D5A"/>
    <w:rsid w:val="00507546"/>
    <w:rsid w:val="00507BCA"/>
    <w:rsid w:val="00512ED8"/>
    <w:rsid w:val="00515E8B"/>
    <w:rsid w:val="005160C7"/>
    <w:rsid w:val="0051783E"/>
    <w:rsid w:val="00521F9B"/>
    <w:rsid w:val="0052375A"/>
    <w:rsid w:val="00527E46"/>
    <w:rsid w:val="00530396"/>
    <w:rsid w:val="005321EC"/>
    <w:rsid w:val="005370C9"/>
    <w:rsid w:val="00543CC5"/>
    <w:rsid w:val="0054474E"/>
    <w:rsid w:val="00545CF8"/>
    <w:rsid w:val="00551577"/>
    <w:rsid w:val="005616EC"/>
    <w:rsid w:val="00562782"/>
    <w:rsid w:val="00563110"/>
    <w:rsid w:val="0056471B"/>
    <w:rsid w:val="00564821"/>
    <w:rsid w:val="00565FDF"/>
    <w:rsid w:val="0057150C"/>
    <w:rsid w:val="00571E90"/>
    <w:rsid w:val="00574273"/>
    <w:rsid w:val="0057457E"/>
    <w:rsid w:val="005749B4"/>
    <w:rsid w:val="00575A0A"/>
    <w:rsid w:val="00577CF9"/>
    <w:rsid w:val="0058017E"/>
    <w:rsid w:val="00580A80"/>
    <w:rsid w:val="00581EA0"/>
    <w:rsid w:val="00582A8D"/>
    <w:rsid w:val="0058383F"/>
    <w:rsid w:val="00584A71"/>
    <w:rsid w:val="00587193"/>
    <w:rsid w:val="0059138E"/>
    <w:rsid w:val="005913F5"/>
    <w:rsid w:val="0059219C"/>
    <w:rsid w:val="00593155"/>
    <w:rsid w:val="00597A9C"/>
    <w:rsid w:val="005A1920"/>
    <w:rsid w:val="005A354D"/>
    <w:rsid w:val="005A518C"/>
    <w:rsid w:val="005A7ED0"/>
    <w:rsid w:val="005B0066"/>
    <w:rsid w:val="005B3C35"/>
    <w:rsid w:val="005B4D3E"/>
    <w:rsid w:val="005B535A"/>
    <w:rsid w:val="005C0253"/>
    <w:rsid w:val="005C06F5"/>
    <w:rsid w:val="005C1A63"/>
    <w:rsid w:val="005C7D78"/>
    <w:rsid w:val="005D497D"/>
    <w:rsid w:val="005D4DAE"/>
    <w:rsid w:val="005D5D47"/>
    <w:rsid w:val="005D623E"/>
    <w:rsid w:val="005E319D"/>
    <w:rsid w:val="005E513E"/>
    <w:rsid w:val="005E6173"/>
    <w:rsid w:val="005E7554"/>
    <w:rsid w:val="005F0564"/>
    <w:rsid w:val="005F1CFA"/>
    <w:rsid w:val="005F3147"/>
    <w:rsid w:val="005F5294"/>
    <w:rsid w:val="005F77A7"/>
    <w:rsid w:val="00603160"/>
    <w:rsid w:val="006042BD"/>
    <w:rsid w:val="006043F0"/>
    <w:rsid w:val="00605FD7"/>
    <w:rsid w:val="006101B0"/>
    <w:rsid w:val="006114DA"/>
    <w:rsid w:val="00612D5A"/>
    <w:rsid w:val="00612D80"/>
    <w:rsid w:val="0061486B"/>
    <w:rsid w:val="00615A40"/>
    <w:rsid w:val="00616A27"/>
    <w:rsid w:val="006179C7"/>
    <w:rsid w:val="00617F99"/>
    <w:rsid w:val="00620553"/>
    <w:rsid w:val="00621C16"/>
    <w:rsid w:val="00621DA5"/>
    <w:rsid w:val="00623F1D"/>
    <w:rsid w:val="0062529E"/>
    <w:rsid w:val="00626EFD"/>
    <w:rsid w:val="00630E8C"/>
    <w:rsid w:val="00630F11"/>
    <w:rsid w:val="006324AF"/>
    <w:rsid w:val="006328BC"/>
    <w:rsid w:val="00633F3C"/>
    <w:rsid w:val="00642A62"/>
    <w:rsid w:val="00645A24"/>
    <w:rsid w:val="006477B2"/>
    <w:rsid w:val="00651F5D"/>
    <w:rsid w:val="0065301A"/>
    <w:rsid w:val="00653FED"/>
    <w:rsid w:val="00654EE8"/>
    <w:rsid w:val="00656946"/>
    <w:rsid w:val="0066033C"/>
    <w:rsid w:val="00661658"/>
    <w:rsid w:val="00665086"/>
    <w:rsid w:val="00671B52"/>
    <w:rsid w:val="00674826"/>
    <w:rsid w:val="00675454"/>
    <w:rsid w:val="00676389"/>
    <w:rsid w:val="00683E54"/>
    <w:rsid w:val="0068405B"/>
    <w:rsid w:val="006843B2"/>
    <w:rsid w:val="00690D05"/>
    <w:rsid w:val="006916E8"/>
    <w:rsid w:val="00692B99"/>
    <w:rsid w:val="00692F4D"/>
    <w:rsid w:val="0069532B"/>
    <w:rsid w:val="006960FD"/>
    <w:rsid w:val="006A23F4"/>
    <w:rsid w:val="006A6F85"/>
    <w:rsid w:val="006A75EF"/>
    <w:rsid w:val="006B3A35"/>
    <w:rsid w:val="006B685C"/>
    <w:rsid w:val="006C03E8"/>
    <w:rsid w:val="006C1163"/>
    <w:rsid w:val="006C7BAA"/>
    <w:rsid w:val="006D0D18"/>
    <w:rsid w:val="006D2206"/>
    <w:rsid w:val="006E2262"/>
    <w:rsid w:val="006E33B1"/>
    <w:rsid w:val="006F02C1"/>
    <w:rsid w:val="006F0C1C"/>
    <w:rsid w:val="006F1031"/>
    <w:rsid w:val="006F1628"/>
    <w:rsid w:val="006F2A6B"/>
    <w:rsid w:val="006F4FD4"/>
    <w:rsid w:val="006F53D4"/>
    <w:rsid w:val="006F66EC"/>
    <w:rsid w:val="006F7F70"/>
    <w:rsid w:val="0070041F"/>
    <w:rsid w:val="007025F0"/>
    <w:rsid w:val="00704066"/>
    <w:rsid w:val="00706344"/>
    <w:rsid w:val="00707E7A"/>
    <w:rsid w:val="00713C97"/>
    <w:rsid w:val="00715BC2"/>
    <w:rsid w:val="007165FD"/>
    <w:rsid w:val="0071753B"/>
    <w:rsid w:val="00717544"/>
    <w:rsid w:val="00720BAB"/>
    <w:rsid w:val="00730658"/>
    <w:rsid w:val="007324E8"/>
    <w:rsid w:val="007333AF"/>
    <w:rsid w:val="00736FE1"/>
    <w:rsid w:val="0073738E"/>
    <w:rsid w:val="00745980"/>
    <w:rsid w:val="0074605C"/>
    <w:rsid w:val="00746BA0"/>
    <w:rsid w:val="00747009"/>
    <w:rsid w:val="00747F64"/>
    <w:rsid w:val="0075019B"/>
    <w:rsid w:val="007511DF"/>
    <w:rsid w:val="00751B9F"/>
    <w:rsid w:val="00754699"/>
    <w:rsid w:val="00756A71"/>
    <w:rsid w:val="0076267A"/>
    <w:rsid w:val="007668CF"/>
    <w:rsid w:val="00767F61"/>
    <w:rsid w:val="007711D9"/>
    <w:rsid w:val="00772876"/>
    <w:rsid w:val="00774068"/>
    <w:rsid w:val="0077409F"/>
    <w:rsid w:val="0077678A"/>
    <w:rsid w:val="00776BDF"/>
    <w:rsid w:val="007774ED"/>
    <w:rsid w:val="0077792B"/>
    <w:rsid w:val="00782C7C"/>
    <w:rsid w:val="00787379"/>
    <w:rsid w:val="007971C7"/>
    <w:rsid w:val="007A14DE"/>
    <w:rsid w:val="007A1A31"/>
    <w:rsid w:val="007A537A"/>
    <w:rsid w:val="007A56B8"/>
    <w:rsid w:val="007A7F1D"/>
    <w:rsid w:val="007C1939"/>
    <w:rsid w:val="007C289B"/>
    <w:rsid w:val="007C5177"/>
    <w:rsid w:val="007C6658"/>
    <w:rsid w:val="007D0E28"/>
    <w:rsid w:val="007D199C"/>
    <w:rsid w:val="007D2E7D"/>
    <w:rsid w:val="007D4A2A"/>
    <w:rsid w:val="007D4A57"/>
    <w:rsid w:val="007D4F17"/>
    <w:rsid w:val="007E04B8"/>
    <w:rsid w:val="007E1EED"/>
    <w:rsid w:val="007E2282"/>
    <w:rsid w:val="007E3250"/>
    <w:rsid w:val="007E6A22"/>
    <w:rsid w:val="007E715E"/>
    <w:rsid w:val="007F1CD0"/>
    <w:rsid w:val="007F368E"/>
    <w:rsid w:val="007F480C"/>
    <w:rsid w:val="007F61EA"/>
    <w:rsid w:val="007F6D17"/>
    <w:rsid w:val="007F6FDF"/>
    <w:rsid w:val="008045CE"/>
    <w:rsid w:val="008073EF"/>
    <w:rsid w:val="0080747E"/>
    <w:rsid w:val="00810207"/>
    <w:rsid w:val="0081218F"/>
    <w:rsid w:val="00814744"/>
    <w:rsid w:val="00814EB1"/>
    <w:rsid w:val="008153F2"/>
    <w:rsid w:val="008158BD"/>
    <w:rsid w:val="00816C73"/>
    <w:rsid w:val="00816F73"/>
    <w:rsid w:val="008252EB"/>
    <w:rsid w:val="00833567"/>
    <w:rsid w:val="00836C68"/>
    <w:rsid w:val="008430B8"/>
    <w:rsid w:val="0084352F"/>
    <w:rsid w:val="008443C9"/>
    <w:rsid w:val="008450CC"/>
    <w:rsid w:val="008451A1"/>
    <w:rsid w:val="008464DE"/>
    <w:rsid w:val="00847F6E"/>
    <w:rsid w:val="00850E78"/>
    <w:rsid w:val="008639FC"/>
    <w:rsid w:val="0086637F"/>
    <w:rsid w:val="0086AAF9"/>
    <w:rsid w:val="00873E11"/>
    <w:rsid w:val="0087485A"/>
    <w:rsid w:val="00875C4E"/>
    <w:rsid w:val="00876CD1"/>
    <w:rsid w:val="0088628C"/>
    <w:rsid w:val="0088665D"/>
    <w:rsid w:val="008903EE"/>
    <w:rsid w:val="008926E7"/>
    <w:rsid w:val="008943FE"/>
    <w:rsid w:val="00894769"/>
    <w:rsid w:val="00895239"/>
    <w:rsid w:val="008A4F36"/>
    <w:rsid w:val="008A61F5"/>
    <w:rsid w:val="008A650A"/>
    <w:rsid w:val="008A6689"/>
    <w:rsid w:val="008A73C5"/>
    <w:rsid w:val="008B1EFF"/>
    <w:rsid w:val="008B5B3D"/>
    <w:rsid w:val="008B673C"/>
    <w:rsid w:val="008B67F1"/>
    <w:rsid w:val="008B6C89"/>
    <w:rsid w:val="008B766F"/>
    <w:rsid w:val="008C0672"/>
    <w:rsid w:val="008C115C"/>
    <w:rsid w:val="008C3450"/>
    <w:rsid w:val="008C6080"/>
    <w:rsid w:val="008C6278"/>
    <w:rsid w:val="008D0717"/>
    <w:rsid w:val="008D2668"/>
    <w:rsid w:val="008D4152"/>
    <w:rsid w:val="008D5D26"/>
    <w:rsid w:val="008E0878"/>
    <w:rsid w:val="008E35B1"/>
    <w:rsid w:val="008E3F5D"/>
    <w:rsid w:val="008E4F37"/>
    <w:rsid w:val="008E5F62"/>
    <w:rsid w:val="008E628F"/>
    <w:rsid w:val="008F0A79"/>
    <w:rsid w:val="008F4E61"/>
    <w:rsid w:val="008F51C2"/>
    <w:rsid w:val="008F6722"/>
    <w:rsid w:val="008F7C9F"/>
    <w:rsid w:val="00901C0D"/>
    <w:rsid w:val="009044F0"/>
    <w:rsid w:val="00912557"/>
    <w:rsid w:val="00912AD1"/>
    <w:rsid w:val="00915573"/>
    <w:rsid w:val="00916503"/>
    <w:rsid w:val="00917EE5"/>
    <w:rsid w:val="00920803"/>
    <w:rsid w:val="009209D3"/>
    <w:rsid w:val="00920E58"/>
    <w:rsid w:val="00923B59"/>
    <w:rsid w:val="0093186F"/>
    <w:rsid w:val="00932600"/>
    <w:rsid w:val="0093550B"/>
    <w:rsid w:val="0094183F"/>
    <w:rsid w:val="00942D90"/>
    <w:rsid w:val="009443A7"/>
    <w:rsid w:val="0094567E"/>
    <w:rsid w:val="0094623F"/>
    <w:rsid w:val="0094716F"/>
    <w:rsid w:val="00950041"/>
    <w:rsid w:val="009523C4"/>
    <w:rsid w:val="00955C6E"/>
    <w:rsid w:val="00963B90"/>
    <w:rsid w:val="009647A0"/>
    <w:rsid w:val="0096524C"/>
    <w:rsid w:val="009674D8"/>
    <w:rsid w:val="009708B1"/>
    <w:rsid w:val="009779E2"/>
    <w:rsid w:val="00986E30"/>
    <w:rsid w:val="009906F7"/>
    <w:rsid w:val="00991B55"/>
    <w:rsid w:val="009925C1"/>
    <w:rsid w:val="00993C56"/>
    <w:rsid w:val="00994ED8"/>
    <w:rsid w:val="00995424"/>
    <w:rsid w:val="00995ED6"/>
    <w:rsid w:val="009961D9"/>
    <w:rsid w:val="009A14E0"/>
    <w:rsid w:val="009A43AB"/>
    <w:rsid w:val="009A68DF"/>
    <w:rsid w:val="009B1ABA"/>
    <w:rsid w:val="009B5ADF"/>
    <w:rsid w:val="009B5F69"/>
    <w:rsid w:val="009C161A"/>
    <w:rsid w:val="009C6324"/>
    <w:rsid w:val="009C7477"/>
    <w:rsid w:val="009D025C"/>
    <w:rsid w:val="009D6C36"/>
    <w:rsid w:val="009E08D9"/>
    <w:rsid w:val="009E10E3"/>
    <w:rsid w:val="009E41E9"/>
    <w:rsid w:val="009E454A"/>
    <w:rsid w:val="009E5F81"/>
    <w:rsid w:val="009E74B6"/>
    <w:rsid w:val="009E7C42"/>
    <w:rsid w:val="009F3C70"/>
    <w:rsid w:val="009F6F66"/>
    <w:rsid w:val="00A0792A"/>
    <w:rsid w:val="00A1205B"/>
    <w:rsid w:val="00A161A4"/>
    <w:rsid w:val="00A20631"/>
    <w:rsid w:val="00A22D37"/>
    <w:rsid w:val="00A24774"/>
    <w:rsid w:val="00A24CD4"/>
    <w:rsid w:val="00A25662"/>
    <w:rsid w:val="00A27746"/>
    <w:rsid w:val="00A31A63"/>
    <w:rsid w:val="00A32246"/>
    <w:rsid w:val="00A32515"/>
    <w:rsid w:val="00A3311E"/>
    <w:rsid w:val="00A33B22"/>
    <w:rsid w:val="00A366F4"/>
    <w:rsid w:val="00A3772A"/>
    <w:rsid w:val="00A41408"/>
    <w:rsid w:val="00A42EF1"/>
    <w:rsid w:val="00A43156"/>
    <w:rsid w:val="00A46FCF"/>
    <w:rsid w:val="00A51C3C"/>
    <w:rsid w:val="00A6192A"/>
    <w:rsid w:val="00A65A85"/>
    <w:rsid w:val="00A662E6"/>
    <w:rsid w:val="00A67D53"/>
    <w:rsid w:val="00A70195"/>
    <w:rsid w:val="00A71980"/>
    <w:rsid w:val="00A72CF7"/>
    <w:rsid w:val="00A72E13"/>
    <w:rsid w:val="00A74B22"/>
    <w:rsid w:val="00A75FF6"/>
    <w:rsid w:val="00A8049D"/>
    <w:rsid w:val="00A80B3B"/>
    <w:rsid w:val="00A8341E"/>
    <w:rsid w:val="00A86465"/>
    <w:rsid w:val="00A902F7"/>
    <w:rsid w:val="00A9075C"/>
    <w:rsid w:val="00A91006"/>
    <w:rsid w:val="00A950B3"/>
    <w:rsid w:val="00A964EC"/>
    <w:rsid w:val="00AA46C5"/>
    <w:rsid w:val="00AA5D4A"/>
    <w:rsid w:val="00AB1394"/>
    <w:rsid w:val="00AB727C"/>
    <w:rsid w:val="00AC05ED"/>
    <w:rsid w:val="00AC16B8"/>
    <w:rsid w:val="00AC1705"/>
    <w:rsid w:val="00AC55E2"/>
    <w:rsid w:val="00AD1626"/>
    <w:rsid w:val="00AD25B2"/>
    <w:rsid w:val="00AD4540"/>
    <w:rsid w:val="00AD4D9D"/>
    <w:rsid w:val="00AD615F"/>
    <w:rsid w:val="00AE112A"/>
    <w:rsid w:val="00AE1515"/>
    <w:rsid w:val="00AE189C"/>
    <w:rsid w:val="00AE533C"/>
    <w:rsid w:val="00AE5BEE"/>
    <w:rsid w:val="00AE6DA2"/>
    <w:rsid w:val="00AE7E19"/>
    <w:rsid w:val="00AF33BC"/>
    <w:rsid w:val="00AF5339"/>
    <w:rsid w:val="00B0163F"/>
    <w:rsid w:val="00B0184F"/>
    <w:rsid w:val="00B0250B"/>
    <w:rsid w:val="00B02796"/>
    <w:rsid w:val="00B0586A"/>
    <w:rsid w:val="00B132E1"/>
    <w:rsid w:val="00B137B8"/>
    <w:rsid w:val="00B14B60"/>
    <w:rsid w:val="00B15AA1"/>
    <w:rsid w:val="00B22B27"/>
    <w:rsid w:val="00B27150"/>
    <w:rsid w:val="00B30F08"/>
    <w:rsid w:val="00B3142A"/>
    <w:rsid w:val="00B343ED"/>
    <w:rsid w:val="00B401E5"/>
    <w:rsid w:val="00B432FB"/>
    <w:rsid w:val="00B4413F"/>
    <w:rsid w:val="00B46389"/>
    <w:rsid w:val="00B470B4"/>
    <w:rsid w:val="00B505CB"/>
    <w:rsid w:val="00B51399"/>
    <w:rsid w:val="00B61484"/>
    <w:rsid w:val="00B61601"/>
    <w:rsid w:val="00B633D2"/>
    <w:rsid w:val="00B63C4E"/>
    <w:rsid w:val="00B67DAA"/>
    <w:rsid w:val="00B67F76"/>
    <w:rsid w:val="00B71FE3"/>
    <w:rsid w:val="00B73069"/>
    <w:rsid w:val="00B7757D"/>
    <w:rsid w:val="00B77780"/>
    <w:rsid w:val="00B823C5"/>
    <w:rsid w:val="00B85CC9"/>
    <w:rsid w:val="00B93F02"/>
    <w:rsid w:val="00B961C2"/>
    <w:rsid w:val="00B965EF"/>
    <w:rsid w:val="00B96EA7"/>
    <w:rsid w:val="00B97864"/>
    <w:rsid w:val="00BA1F37"/>
    <w:rsid w:val="00BA25AC"/>
    <w:rsid w:val="00BA5BF2"/>
    <w:rsid w:val="00BA658E"/>
    <w:rsid w:val="00BB023E"/>
    <w:rsid w:val="00BB050C"/>
    <w:rsid w:val="00BB4E5A"/>
    <w:rsid w:val="00BB5298"/>
    <w:rsid w:val="00BC1918"/>
    <w:rsid w:val="00BC19A4"/>
    <w:rsid w:val="00BC2207"/>
    <w:rsid w:val="00BC3A56"/>
    <w:rsid w:val="00BC3AE5"/>
    <w:rsid w:val="00BC493C"/>
    <w:rsid w:val="00BC5C7B"/>
    <w:rsid w:val="00BD06A3"/>
    <w:rsid w:val="00BD3415"/>
    <w:rsid w:val="00BD38A7"/>
    <w:rsid w:val="00BE0606"/>
    <w:rsid w:val="00BE1D23"/>
    <w:rsid w:val="00BE3282"/>
    <w:rsid w:val="00BE3AF9"/>
    <w:rsid w:val="00BE472E"/>
    <w:rsid w:val="00BE6B5A"/>
    <w:rsid w:val="00BF5534"/>
    <w:rsid w:val="00BF675A"/>
    <w:rsid w:val="00C01353"/>
    <w:rsid w:val="00C05DA4"/>
    <w:rsid w:val="00C11547"/>
    <w:rsid w:val="00C13A40"/>
    <w:rsid w:val="00C1464B"/>
    <w:rsid w:val="00C14A9E"/>
    <w:rsid w:val="00C175FC"/>
    <w:rsid w:val="00C20C3F"/>
    <w:rsid w:val="00C257B4"/>
    <w:rsid w:val="00C25E35"/>
    <w:rsid w:val="00C33AB0"/>
    <w:rsid w:val="00C4090A"/>
    <w:rsid w:val="00C41C29"/>
    <w:rsid w:val="00C422E2"/>
    <w:rsid w:val="00C450D3"/>
    <w:rsid w:val="00C45BD8"/>
    <w:rsid w:val="00C504E2"/>
    <w:rsid w:val="00C56A7B"/>
    <w:rsid w:val="00C607DD"/>
    <w:rsid w:val="00C62EE5"/>
    <w:rsid w:val="00C64463"/>
    <w:rsid w:val="00C64CF7"/>
    <w:rsid w:val="00C714CC"/>
    <w:rsid w:val="00C714EF"/>
    <w:rsid w:val="00C72811"/>
    <w:rsid w:val="00C7336E"/>
    <w:rsid w:val="00C738FB"/>
    <w:rsid w:val="00C749F3"/>
    <w:rsid w:val="00C759DD"/>
    <w:rsid w:val="00C8684F"/>
    <w:rsid w:val="00C86A3F"/>
    <w:rsid w:val="00C87EDB"/>
    <w:rsid w:val="00C9523A"/>
    <w:rsid w:val="00CB0E37"/>
    <w:rsid w:val="00CB7EEC"/>
    <w:rsid w:val="00CC1065"/>
    <w:rsid w:val="00CC59B3"/>
    <w:rsid w:val="00CC7B1C"/>
    <w:rsid w:val="00CD2D6F"/>
    <w:rsid w:val="00CD2F39"/>
    <w:rsid w:val="00CD435E"/>
    <w:rsid w:val="00CD43B1"/>
    <w:rsid w:val="00CD7616"/>
    <w:rsid w:val="00CD7F9A"/>
    <w:rsid w:val="00CE06CD"/>
    <w:rsid w:val="00CE0D9F"/>
    <w:rsid w:val="00CE4621"/>
    <w:rsid w:val="00CE525B"/>
    <w:rsid w:val="00CF0519"/>
    <w:rsid w:val="00CF27EE"/>
    <w:rsid w:val="00CF59D5"/>
    <w:rsid w:val="00CF64D7"/>
    <w:rsid w:val="00CF74DD"/>
    <w:rsid w:val="00D01D76"/>
    <w:rsid w:val="00D0271B"/>
    <w:rsid w:val="00D04ED6"/>
    <w:rsid w:val="00D118F6"/>
    <w:rsid w:val="00D13B95"/>
    <w:rsid w:val="00D15D12"/>
    <w:rsid w:val="00D163BC"/>
    <w:rsid w:val="00D20792"/>
    <w:rsid w:val="00D21F5D"/>
    <w:rsid w:val="00D22B7B"/>
    <w:rsid w:val="00D233B3"/>
    <w:rsid w:val="00D26B20"/>
    <w:rsid w:val="00D276E5"/>
    <w:rsid w:val="00D27DA7"/>
    <w:rsid w:val="00D34571"/>
    <w:rsid w:val="00D35DF2"/>
    <w:rsid w:val="00D36537"/>
    <w:rsid w:val="00D36898"/>
    <w:rsid w:val="00D37034"/>
    <w:rsid w:val="00D3771C"/>
    <w:rsid w:val="00D42379"/>
    <w:rsid w:val="00D50030"/>
    <w:rsid w:val="00D528D0"/>
    <w:rsid w:val="00D532D0"/>
    <w:rsid w:val="00D538B1"/>
    <w:rsid w:val="00D576B4"/>
    <w:rsid w:val="00D61249"/>
    <w:rsid w:val="00D62ABB"/>
    <w:rsid w:val="00D634B7"/>
    <w:rsid w:val="00D639A2"/>
    <w:rsid w:val="00D64A1D"/>
    <w:rsid w:val="00D73D2C"/>
    <w:rsid w:val="00D74656"/>
    <w:rsid w:val="00D7681E"/>
    <w:rsid w:val="00D77283"/>
    <w:rsid w:val="00D86D58"/>
    <w:rsid w:val="00D87284"/>
    <w:rsid w:val="00D87A70"/>
    <w:rsid w:val="00D87D88"/>
    <w:rsid w:val="00D90017"/>
    <w:rsid w:val="00D91AE3"/>
    <w:rsid w:val="00D9228D"/>
    <w:rsid w:val="00D96950"/>
    <w:rsid w:val="00D96A93"/>
    <w:rsid w:val="00D96C9C"/>
    <w:rsid w:val="00DA0FD0"/>
    <w:rsid w:val="00DA3919"/>
    <w:rsid w:val="00DA3E74"/>
    <w:rsid w:val="00DA40E3"/>
    <w:rsid w:val="00DA7790"/>
    <w:rsid w:val="00DB00C4"/>
    <w:rsid w:val="00DB651E"/>
    <w:rsid w:val="00DB66C1"/>
    <w:rsid w:val="00DB70A7"/>
    <w:rsid w:val="00DB7F0A"/>
    <w:rsid w:val="00DC2815"/>
    <w:rsid w:val="00DC3795"/>
    <w:rsid w:val="00DC435F"/>
    <w:rsid w:val="00DD049D"/>
    <w:rsid w:val="00DD41AD"/>
    <w:rsid w:val="00DD584D"/>
    <w:rsid w:val="00DD7B3D"/>
    <w:rsid w:val="00DE35B4"/>
    <w:rsid w:val="00DE4DF7"/>
    <w:rsid w:val="00DF3D7F"/>
    <w:rsid w:val="00DF4A82"/>
    <w:rsid w:val="00DF5D19"/>
    <w:rsid w:val="00DF760C"/>
    <w:rsid w:val="00DF7C58"/>
    <w:rsid w:val="00DF7E56"/>
    <w:rsid w:val="00E032B8"/>
    <w:rsid w:val="00E05B58"/>
    <w:rsid w:val="00E10117"/>
    <w:rsid w:val="00E11A5E"/>
    <w:rsid w:val="00E1251E"/>
    <w:rsid w:val="00E129B6"/>
    <w:rsid w:val="00E16B69"/>
    <w:rsid w:val="00E17955"/>
    <w:rsid w:val="00E17DDC"/>
    <w:rsid w:val="00E252AB"/>
    <w:rsid w:val="00E258F3"/>
    <w:rsid w:val="00E2742B"/>
    <w:rsid w:val="00E27DCD"/>
    <w:rsid w:val="00E3203B"/>
    <w:rsid w:val="00E32A4F"/>
    <w:rsid w:val="00E32ADB"/>
    <w:rsid w:val="00E332EF"/>
    <w:rsid w:val="00E34A9C"/>
    <w:rsid w:val="00E3572E"/>
    <w:rsid w:val="00E363E5"/>
    <w:rsid w:val="00E41323"/>
    <w:rsid w:val="00E43525"/>
    <w:rsid w:val="00E43686"/>
    <w:rsid w:val="00E43CB3"/>
    <w:rsid w:val="00E50CCD"/>
    <w:rsid w:val="00E53105"/>
    <w:rsid w:val="00E547F5"/>
    <w:rsid w:val="00E54BFF"/>
    <w:rsid w:val="00E566A8"/>
    <w:rsid w:val="00E56CC3"/>
    <w:rsid w:val="00E56D24"/>
    <w:rsid w:val="00E570CF"/>
    <w:rsid w:val="00E618C6"/>
    <w:rsid w:val="00E70C25"/>
    <w:rsid w:val="00E71E1B"/>
    <w:rsid w:val="00E72520"/>
    <w:rsid w:val="00E74EA9"/>
    <w:rsid w:val="00E771CD"/>
    <w:rsid w:val="00E774B8"/>
    <w:rsid w:val="00E77F38"/>
    <w:rsid w:val="00E81C9E"/>
    <w:rsid w:val="00E81DFD"/>
    <w:rsid w:val="00E833D6"/>
    <w:rsid w:val="00E841F2"/>
    <w:rsid w:val="00E85B2D"/>
    <w:rsid w:val="00E87120"/>
    <w:rsid w:val="00E90E3B"/>
    <w:rsid w:val="00E9223F"/>
    <w:rsid w:val="00E9246C"/>
    <w:rsid w:val="00E93D59"/>
    <w:rsid w:val="00E9493E"/>
    <w:rsid w:val="00EA1905"/>
    <w:rsid w:val="00EA54CD"/>
    <w:rsid w:val="00EA730B"/>
    <w:rsid w:val="00EA7E2C"/>
    <w:rsid w:val="00EB3E46"/>
    <w:rsid w:val="00EB40A7"/>
    <w:rsid w:val="00EB49C9"/>
    <w:rsid w:val="00EB49FB"/>
    <w:rsid w:val="00EB5985"/>
    <w:rsid w:val="00EB5AED"/>
    <w:rsid w:val="00EB73F8"/>
    <w:rsid w:val="00EC1BAB"/>
    <w:rsid w:val="00EC3C07"/>
    <w:rsid w:val="00EC5730"/>
    <w:rsid w:val="00EC5BA8"/>
    <w:rsid w:val="00EC60A3"/>
    <w:rsid w:val="00EC61AC"/>
    <w:rsid w:val="00EC7EF2"/>
    <w:rsid w:val="00ED7092"/>
    <w:rsid w:val="00ED7755"/>
    <w:rsid w:val="00EE1065"/>
    <w:rsid w:val="00EF0CCF"/>
    <w:rsid w:val="00EF63B2"/>
    <w:rsid w:val="00EF7486"/>
    <w:rsid w:val="00F001ED"/>
    <w:rsid w:val="00F00D50"/>
    <w:rsid w:val="00F02F70"/>
    <w:rsid w:val="00F048C5"/>
    <w:rsid w:val="00F064BA"/>
    <w:rsid w:val="00F066B5"/>
    <w:rsid w:val="00F068EA"/>
    <w:rsid w:val="00F07BF7"/>
    <w:rsid w:val="00F1052C"/>
    <w:rsid w:val="00F15B3C"/>
    <w:rsid w:val="00F161A0"/>
    <w:rsid w:val="00F17E84"/>
    <w:rsid w:val="00F21038"/>
    <w:rsid w:val="00F2762F"/>
    <w:rsid w:val="00F31F59"/>
    <w:rsid w:val="00F33E03"/>
    <w:rsid w:val="00F364BE"/>
    <w:rsid w:val="00F3659C"/>
    <w:rsid w:val="00F41925"/>
    <w:rsid w:val="00F41DED"/>
    <w:rsid w:val="00F41EA7"/>
    <w:rsid w:val="00F42BF3"/>
    <w:rsid w:val="00F44410"/>
    <w:rsid w:val="00F476C3"/>
    <w:rsid w:val="00F511F9"/>
    <w:rsid w:val="00F52628"/>
    <w:rsid w:val="00F6064C"/>
    <w:rsid w:val="00F62935"/>
    <w:rsid w:val="00F63082"/>
    <w:rsid w:val="00F657AF"/>
    <w:rsid w:val="00F70550"/>
    <w:rsid w:val="00F75676"/>
    <w:rsid w:val="00F777C7"/>
    <w:rsid w:val="00F80F64"/>
    <w:rsid w:val="00F82101"/>
    <w:rsid w:val="00F83387"/>
    <w:rsid w:val="00F90B93"/>
    <w:rsid w:val="00F929BE"/>
    <w:rsid w:val="00F92C83"/>
    <w:rsid w:val="00F92F28"/>
    <w:rsid w:val="00FA0030"/>
    <w:rsid w:val="00FA2876"/>
    <w:rsid w:val="00FA52DF"/>
    <w:rsid w:val="00FB0075"/>
    <w:rsid w:val="00FB1EDE"/>
    <w:rsid w:val="00FB52B2"/>
    <w:rsid w:val="00FC0BA7"/>
    <w:rsid w:val="00FC0E73"/>
    <w:rsid w:val="00FC2CA6"/>
    <w:rsid w:val="00FC2E5C"/>
    <w:rsid w:val="00FC3D4C"/>
    <w:rsid w:val="00FD18C8"/>
    <w:rsid w:val="00FD5D06"/>
    <w:rsid w:val="00FD5DB7"/>
    <w:rsid w:val="00FD6D50"/>
    <w:rsid w:val="00FE034C"/>
    <w:rsid w:val="00FE088B"/>
    <w:rsid w:val="00FE35AD"/>
    <w:rsid w:val="00FE45B7"/>
    <w:rsid w:val="00FE5C35"/>
    <w:rsid w:val="00FE7623"/>
    <w:rsid w:val="00FE7B23"/>
    <w:rsid w:val="00FE7C99"/>
    <w:rsid w:val="00FF1BB3"/>
    <w:rsid w:val="00FF5336"/>
    <w:rsid w:val="00FF5CFC"/>
    <w:rsid w:val="00FF6B41"/>
    <w:rsid w:val="02C4A010"/>
    <w:rsid w:val="02D73DBA"/>
    <w:rsid w:val="03017872"/>
    <w:rsid w:val="03CF45DB"/>
    <w:rsid w:val="041107ED"/>
    <w:rsid w:val="044A374F"/>
    <w:rsid w:val="04C94A25"/>
    <w:rsid w:val="052BB5E3"/>
    <w:rsid w:val="058270A0"/>
    <w:rsid w:val="0596C265"/>
    <w:rsid w:val="061272B3"/>
    <w:rsid w:val="06412478"/>
    <w:rsid w:val="06E09005"/>
    <w:rsid w:val="072C276A"/>
    <w:rsid w:val="0786FFFA"/>
    <w:rsid w:val="0794338F"/>
    <w:rsid w:val="07A7CED2"/>
    <w:rsid w:val="07C9F627"/>
    <w:rsid w:val="08236BD4"/>
    <w:rsid w:val="08452157"/>
    <w:rsid w:val="086044D3"/>
    <w:rsid w:val="089910EC"/>
    <w:rsid w:val="08C31921"/>
    <w:rsid w:val="097337F9"/>
    <w:rsid w:val="0A3E70C2"/>
    <w:rsid w:val="0A58E9E7"/>
    <w:rsid w:val="0A5DE581"/>
    <w:rsid w:val="0A721EEB"/>
    <w:rsid w:val="0A793F00"/>
    <w:rsid w:val="0AC39C8B"/>
    <w:rsid w:val="0AC81631"/>
    <w:rsid w:val="0BC1C456"/>
    <w:rsid w:val="0BC3DCD2"/>
    <w:rsid w:val="0C0C6300"/>
    <w:rsid w:val="0C75237E"/>
    <w:rsid w:val="0CB9A3D8"/>
    <w:rsid w:val="0CCC43A7"/>
    <w:rsid w:val="0CCF2E24"/>
    <w:rsid w:val="0CE2D7FE"/>
    <w:rsid w:val="0D00FB18"/>
    <w:rsid w:val="0D26E9EB"/>
    <w:rsid w:val="0E11E3E4"/>
    <w:rsid w:val="0FE1409C"/>
    <w:rsid w:val="0FFDE876"/>
    <w:rsid w:val="1017F586"/>
    <w:rsid w:val="102941E8"/>
    <w:rsid w:val="103FC510"/>
    <w:rsid w:val="1050545D"/>
    <w:rsid w:val="11631C66"/>
    <w:rsid w:val="1173BF86"/>
    <w:rsid w:val="11ADA43E"/>
    <w:rsid w:val="126E5089"/>
    <w:rsid w:val="1278B6C7"/>
    <w:rsid w:val="1373983D"/>
    <w:rsid w:val="13909948"/>
    <w:rsid w:val="13944347"/>
    <w:rsid w:val="139509AA"/>
    <w:rsid w:val="13B3677E"/>
    <w:rsid w:val="13EBEEE3"/>
    <w:rsid w:val="14650F27"/>
    <w:rsid w:val="14E4693D"/>
    <w:rsid w:val="150919CC"/>
    <w:rsid w:val="1529F075"/>
    <w:rsid w:val="1563CE44"/>
    <w:rsid w:val="15967EB3"/>
    <w:rsid w:val="15FFCB1C"/>
    <w:rsid w:val="1687BF23"/>
    <w:rsid w:val="16ABE997"/>
    <w:rsid w:val="16B5D562"/>
    <w:rsid w:val="16CBB446"/>
    <w:rsid w:val="16D25BE2"/>
    <w:rsid w:val="16E826BB"/>
    <w:rsid w:val="174931FA"/>
    <w:rsid w:val="1802EC4F"/>
    <w:rsid w:val="1852EE63"/>
    <w:rsid w:val="189DEED8"/>
    <w:rsid w:val="197E9434"/>
    <w:rsid w:val="1984C0E4"/>
    <w:rsid w:val="1992D2E8"/>
    <w:rsid w:val="19C742CE"/>
    <w:rsid w:val="19EF6FEC"/>
    <w:rsid w:val="1A022122"/>
    <w:rsid w:val="1A17DC64"/>
    <w:rsid w:val="1A74A7F0"/>
    <w:rsid w:val="1A8403E7"/>
    <w:rsid w:val="1AF3410E"/>
    <w:rsid w:val="1AF763DE"/>
    <w:rsid w:val="1AFC3D8C"/>
    <w:rsid w:val="1B3D2C2D"/>
    <w:rsid w:val="1B58170D"/>
    <w:rsid w:val="1B730123"/>
    <w:rsid w:val="1B920682"/>
    <w:rsid w:val="1C49C0F2"/>
    <w:rsid w:val="1C939419"/>
    <w:rsid w:val="1CCDA515"/>
    <w:rsid w:val="1D54FBD2"/>
    <w:rsid w:val="1D9A45CA"/>
    <w:rsid w:val="1DD6885C"/>
    <w:rsid w:val="1E116FEE"/>
    <w:rsid w:val="1EAC1022"/>
    <w:rsid w:val="1ED57C58"/>
    <w:rsid w:val="1ED846E4"/>
    <w:rsid w:val="1F284BD8"/>
    <w:rsid w:val="1F4EEBFC"/>
    <w:rsid w:val="1F5F0A48"/>
    <w:rsid w:val="1F8FD2C9"/>
    <w:rsid w:val="1F9FEBE9"/>
    <w:rsid w:val="204B6FF6"/>
    <w:rsid w:val="208EEA02"/>
    <w:rsid w:val="20BBE129"/>
    <w:rsid w:val="21BDF2E3"/>
    <w:rsid w:val="22255399"/>
    <w:rsid w:val="228E01B0"/>
    <w:rsid w:val="22A195FD"/>
    <w:rsid w:val="22B3F73C"/>
    <w:rsid w:val="23A8610F"/>
    <w:rsid w:val="23AF4BA1"/>
    <w:rsid w:val="23DA8BB0"/>
    <w:rsid w:val="23F72258"/>
    <w:rsid w:val="23F923EB"/>
    <w:rsid w:val="244C840B"/>
    <w:rsid w:val="245CD82A"/>
    <w:rsid w:val="24E06EB1"/>
    <w:rsid w:val="255C3B7E"/>
    <w:rsid w:val="256728D8"/>
    <w:rsid w:val="25BED95C"/>
    <w:rsid w:val="25F6D7DF"/>
    <w:rsid w:val="2606CD05"/>
    <w:rsid w:val="264C3EF3"/>
    <w:rsid w:val="26A67245"/>
    <w:rsid w:val="272DB683"/>
    <w:rsid w:val="2750CA48"/>
    <w:rsid w:val="2778C3E8"/>
    <w:rsid w:val="277EEAAF"/>
    <w:rsid w:val="27BD7E6B"/>
    <w:rsid w:val="28501157"/>
    <w:rsid w:val="287628A3"/>
    <w:rsid w:val="287BD2BB"/>
    <w:rsid w:val="2956EFF5"/>
    <w:rsid w:val="29DED9A7"/>
    <w:rsid w:val="2A945EC0"/>
    <w:rsid w:val="2AF5243B"/>
    <w:rsid w:val="2AF76A81"/>
    <w:rsid w:val="2B3F6341"/>
    <w:rsid w:val="2B69CB94"/>
    <w:rsid w:val="2B8DCAFE"/>
    <w:rsid w:val="2CCF1BCA"/>
    <w:rsid w:val="2D8D103E"/>
    <w:rsid w:val="2E07E2E4"/>
    <w:rsid w:val="2E2B6FD0"/>
    <w:rsid w:val="2F152F78"/>
    <w:rsid w:val="2F2C6E0D"/>
    <w:rsid w:val="2F636CF6"/>
    <w:rsid w:val="2F9BB254"/>
    <w:rsid w:val="2FEE2662"/>
    <w:rsid w:val="302463A3"/>
    <w:rsid w:val="303F4345"/>
    <w:rsid w:val="30762977"/>
    <w:rsid w:val="30CCE0CA"/>
    <w:rsid w:val="3137CF25"/>
    <w:rsid w:val="314A3F24"/>
    <w:rsid w:val="31D2DC42"/>
    <w:rsid w:val="322A1F4D"/>
    <w:rsid w:val="323E51AE"/>
    <w:rsid w:val="3248D405"/>
    <w:rsid w:val="329A5FD4"/>
    <w:rsid w:val="32B62E34"/>
    <w:rsid w:val="32EA4AE3"/>
    <w:rsid w:val="32F3E778"/>
    <w:rsid w:val="33508C7E"/>
    <w:rsid w:val="3351D8A9"/>
    <w:rsid w:val="3438262F"/>
    <w:rsid w:val="343E7361"/>
    <w:rsid w:val="34473316"/>
    <w:rsid w:val="34EDAC3F"/>
    <w:rsid w:val="35137179"/>
    <w:rsid w:val="359540BA"/>
    <w:rsid w:val="35AED259"/>
    <w:rsid w:val="35C18958"/>
    <w:rsid w:val="361BA1A9"/>
    <w:rsid w:val="37C4E2D5"/>
    <w:rsid w:val="38148F51"/>
    <w:rsid w:val="385F1BC2"/>
    <w:rsid w:val="38C2BE3A"/>
    <w:rsid w:val="38C4D2FA"/>
    <w:rsid w:val="393A90BF"/>
    <w:rsid w:val="39543702"/>
    <w:rsid w:val="39FB3E72"/>
    <w:rsid w:val="3A1BCE64"/>
    <w:rsid w:val="3A387B93"/>
    <w:rsid w:val="3A733605"/>
    <w:rsid w:val="3A77AA06"/>
    <w:rsid w:val="3AA52BD1"/>
    <w:rsid w:val="3AB12016"/>
    <w:rsid w:val="3ACAF446"/>
    <w:rsid w:val="3AD2A5FF"/>
    <w:rsid w:val="3B45473E"/>
    <w:rsid w:val="3B6E8AD5"/>
    <w:rsid w:val="3C483852"/>
    <w:rsid w:val="3DE7695D"/>
    <w:rsid w:val="3DE90C96"/>
    <w:rsid w:val="3DED0B5F"/>
    <w:rsid w:val="3E829571"/>
    <w:rsid w:val="3E94ABE0"/>
    <w:rsid w:val="3EB0213B"/>
    <w:rsid w:val="3F597C47"/>
    <w:rsid w:val="400DC421"/>
    <w:rsid w:val="405AF7AE"/>
    <w:rsid w:val="407A8C55"/>
    <w:rsid w:val="40A7526D"/>
    <w:rsid w:val="411C4351"/>
    <w:rsid w:val="41587945"/>
    <w:rsid w:val="41A54606"/>
    <w:rsid w:val="41F1E2E3"/>
    <w:rsid w:val="424D5761"/>
    <w:rsid w:val="42944DCD"/>
    <w:rsid w:val="42E90EAC"/>
    <w:rsid w:val="42F8C040"/>
    <w:rsid w:val="430D11E9"/>
    <w:rsid w:val="43EBD858"/>
    <w:rsid w:val="4464EC97"/>
    <w:rsid w:val="45340D7B"/>
    <w:rsid w:val="4620441A"/>
    <w:rsid w:val="466F26AA"/>
    <w:rsid w:val="46AD70A6"/>
    <w:rsid w:val="476954DB"/>
    <w:rsid w:val="478090F4"/>
    <w:rsid w:val="47DB0C58"/>
    <w:rsid w:val="47F937F6"/>
    <w:rsid w:val="487AAA41"/>
    <w:rsid w:val="49670A87"/>
    <w:rsid w:val="496BD7EF"/>
    <w:rsid w:val="49E61A1C"/>
    <w:rsid w:val="4B4192FA"/>
    <w:rsid w:val="4C0956A7"/>
    <w:rsid w:val="4C5CC041"/>
    <w:rsid w:val="4C65986A"/>
    <w:rsid w:val="4C9C8C43"/>
    <w:rsid w:val="4CB75665"/>
    <w:rsid w:val="4CB885F8"/>
    <w:rsid w:val="4D0A9F49"/>
    <w:rsid w:val="4D65D649"/>
    <w:rsid w:val="4E1FA878"/>
    <w:rsid w:val="4E3BD2C2"/>
    <w:rsid w:val="4E69D2E5"/>
    <w:rsid w:val="4E6A4568"/>
    <w:rsid w:val="4E89FC30"/>
    <w:rsid w:val="4EA5AB59"/>
    <w:rsid w:val="4F5AC5FB"/>
    <w:rsid w:val="4F88B098"/>
    <w:rsid w:val="4F9073F4"/>
    <w:rsid w:val="4F9E0B31"/>
    <w:rsid w:val="4FA667B7"/>
    <w:rsid w:val="500B0DE1"/>
    <w:rsid w:val="500F0C8D"/>
    <w:rsid w:val="50466279"/>
    <w:rsid w:val="505FF155"/>
    <w:rsid w:val="506CD46A"/>
    <w:rsid w:val="50BFA1A7"/>
    <w:rsid w:val="50D1B2BA"/>
    <w:rsid w:val="515EF2B7"/>
    <w:rsid w:val="51B9D71E"/>
    <w:rsid w:val="51C6D38F"/>
    <w:rsid w:val="51DE8013"/>
    <w:rsid w:val="520482C9"/>
    <w:rsid w:val="526C31B8"/>
    <w:rsid w:val="529D70CE"/>
    <w:rsid w:val="52DC6EA5"/>
    <w:rsid w:val="5325D58B"/>
    <w:rsid w:val="537F0C64"/>
    <w:rsid w:val="53BC4CB0"/>
    <w:rsid w:val="53D2825B"/>
    <w:rsid w:val="54036FF1"/>
    <w:rsid w:val="548B6969"/>
    <w:rsid w:val="5496DC7D"/>
    <w:rsid w:val="55D01E37"/>
    <w:rsid w:val="55EAAE0D"/>
    <w:rsid w:val="56887720"/>
    <w:rsid w:val="56999384"/>
    <w:rsid w:val="56D74D8C"/>
    <w:rsid w:val="572AEF34"/>
    <w:rsid w:val="573C0B7D"/>
    <w:rsid w:val="57645074"/>
    <w:rsid w:val="57974E61"/>
    <w:rsid w:val="5827D7C8"/>
    <w:rsid w:val="58343EEF"/>
    <w:rsid w:val="58547FEF"/>
    <w:rsid w:val="58D4BE81"/>
    <w:rsid w:val="593A5BD6"/>
    <w:rsid w:val="596F0771"/>
    <w:rsid w:val="5971D3CF"/>
    <w:rsid w:val="597B73C1"/>
    <w:rsid w:val="59939362"/>
    <w:rsid w:val="59C8F359"/>
    <w:rsid w:val="5A26CC7A"/>
    <w:rsid w:val="5A2D1704"/>
    <w:rsid w:val="5AB3B0D9"/>
    <w:rsid w:val="5AEB5A16"/>
    <w:rsid w:val="5B0235F3"/>
    <w:rsid w:val="5B0F9D84"/>
    <w:rsid w:val="5C3F8689"/>
    <w:rsid w:val="5C9FE87C"/>
    <w:rsid w:val="5CCED287"/>
    <w:rsid w:val="5CD3BB8A"/>
    <w:rsid w:val="5CEFA7BF"/>
    <w:rsid w:val="5D36ACC6"/>
    <w:rsid w:val="5D8B825D"/>
    <w:rsid w:val="5E081A77"/>
    <w:rsid w:val="5E2FC681"/>
    <w:rsid w:val="5EBB6D63"/>
    <w:rsid w:val="5F270BB2"/>
    <w:rsid w:val="5F5138BD"/>
    <w:rsid w:val="5FD9F515"/>
    <w:rsid w:val="603A8ABE"/>
    <w:rsid w:val="60EAB835"/>
    <w:rsid w:val="61012532"/>
    <w:rsid w:val="617A2AE2"/>
    <w:rsid w:val="62142D81"/>
    <w:rsid w:val="621EC568"/>
    <w:rsid w:val="624B14B9"/>
    <w:rsid w:val="62557EC6"/>
    <w:rsid w:val="6296B8E0"/>
    <w:rsid w:val="62D07CDC"/>
    <w:rsid w:val="6324504D"/>
    <w:rsid w:val="6422B723"/>
    <w:rsid w:val="642F2E98"/>
    <w:rsid w:val="654EE845"/>
    <w:rsid w:val="65B1A4B0"/>
    <w:rsid w:val="65ED5589"/>
    <w:rsid w:val="661A2761"/>
    <w:rsid w:val="6659C72E"/>
    <w:rsid w:val="668AC91C"/>
    <w:rsid w:val="66EC0534"/>
    <w:rsid w:val="6721E04D"/>
    <w:rsid w:val="6767142F"/>
    <w:rsid w:val="6787D9AF"/>
    <w:rsid w:val="67B6FDE6"/>
    <w:rsid w:val="68A3C0A2"/>
    <w:rsid w:val="6A5054F3"/>
    <w:rsid w:val="6A568DF0"/>
    <w:rsid w:val="6AD3D4F3"/>
    <w:rsid w:val="6B7AFB31"/>
    <w:rsid w:val="6B9B229A"/>
    <w:rsid w:val="6C375888"/>
    <w:rsid w:val="6CBE83EC"/>
    <w:rsid w:val="6CFA6FD4"/>
    <w:rsid w:val="6D9C42EC"/>
    <w:rsid w:val="6DA7B297"/>
    <w:rsid w:val="6E0A60CD"/>
    <w:rsid w:val="6E57E80E"/>
    <w:rsid w:val="6E623CAF"/>
    <w:rsid w:val="6E7787BE"/>
    <w:rsid w:val="6E81658D"/>
    <w:rsid w:val="6EBF8FE5"/>
    <w:rsid w:val="6ECF2B7F"/>
    <w:rsid w:val="6F76A30C"/>
    <w:rsid w:val="6FB58D7A"/>
    <w:rsid w:val="6FDC0DE9"/>
    <w:rsid w:val="6FFA631F"/>
    <w:rsid w:val="71627ABE"/>
    <w:rsid w:val="71B68F6A"/>
    <w:rsid w:val="72153F52"/>
    <w:rsid w:val="72880575"/>
    <w:rsid w:val="728A436D"/>
    <w:rsid w:val="72B6A5E6"/>
    <w:rsid w:val="72DCE921"/>
    <w:rsid w:val="72F6EC46"/>
    <w:rsid w:val="738BB10B"/>
    <w:rsid w:val="73D7C2AF"/>
    <w:rsid w:val="744E97C9"/>
    <w:rsid w:val="7452E524"/>
    <w:rsid w:val="745A9541"/>
    <w:rsid w:val="74C85067"/>
    <w:rsid w:val="75B9DC5A"/>
    <w:rsid w:val="75DF4C61"/>
    <w:rsid w:val="76072C3B"/>
    <w:rsid w:val="7675A303"/>
    <w:rsid w:val="769CBB53"/>
    <w:rsid w:val="76CE5C63"/>
    <w:rsid w:val="76D7B7BA"/>
    <w:rsid w:val="7738C55D"/>
    <w:rsid w:val="7783935C"/>
    <w:rsid w:val="7868B29D"/>
    <w:rsid w:val="78B5CD7F"/>
    <w:rsid w:val="78F9D048"/>
    <w:rsid w:val="7912F158"/>
    <w:rsid w:val="796D9491"/>
    <w:rsid w:val="79775616"/>
    <w:rsid w:val="79D42DCF"/>
    <w:rsid w:val="79EB8AC3"/>
    <w:rsid w:val="7A077924"/>
    <w:rsid w:val="7A5244BD"/>
    <w:rsid w:val="7B49E2B7"/>
    <w:rsid w:val="7B630140"/>
    <w:rsid w:val="7BEBF593"/>
    <w:rsid w:val="7C163CD3"/>
    <w:rsid w:val="7C41ED52"/>
    <w:rsid w:val="7CDC87C7"/>
    <w:rsid w:val="7D24DD98"/>
    <w:rsid w:val="7D5D5324"/>
    <w:rsid w:val="7D881326"/>
    <w:rsid w:val="7DB114D9"/>
    <w:rsid w:val="7DF0FF16"/>
    <w:rsid w:val="7E02B55A"/>
    <w:rsid w:val="7E4669B9"/>
    <w:rsid w:val="7E7E196F"/>
    <w:rsid w:val="7ED0BBCC"/>
    <w:rsid w:val="7F39965C"/>
    <w:rsid w:val="7F5B61A3"/>
    <w:rsid w:val="7F64D6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C6C3"/>
  <w15:docId w15:val="{6C113587-662C-41DF-A509-C85BC5BF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AC55E2"/>
    <w:rPr>
      <w:sz w:val="16"/>
      <w:szCs w:val="16"/>
    </w:rPr>
  </w:style>
  <w:style w:type="paragraph" w:styleId="CommentText">
    <w:name w:val="annotation text"/>
    <w:basedOn w:val="Normal"/>
    <w:link w:val="CommentTextChar"/>
    <w:uiPriority w:val="99"/>
    <w:unhideWhenUsed/>
    <w:rsid w:val="00AC55E2"/>
    <w:pPr>
      <w:spacing w:line="240" w:lineRule="auto"/>
    </w:pPr>
    <w:rPr>
      <w:sz w:val="20"/>
      <w:szCs w:val="20"/>
    </w:rPr>
  </w:style>
  <w:style w:type="character" w:customStyle="1" w:styleId="CommentTextChar">
    <w:name w:val="Comment Text Char"/>
    <w:basedOn w:val="DefaultParagraphFont"/>
    <w:link w:val="CommentText"/>
    <w:uiPriority w:val="99"/>
    <w:rsid w:val="00AC55E2"/>
    <w:rPr>
      <w:sz w:val="20"/>
      <w:szCs w:val="20"/>
    </w:rPr>
  </w:style>
  <w:style w:type="paragraph" w:styleId="CommentSubject">
    <w:name w:val="annotation subject"/>
    <w:basedOn w:val="CommentText"/>
    <w:next w:val="CommentText"/>
    <w:link w:val="CommentSubjectChar"/>
    <w:uiPriority w:val="99"/>
    <w:semiHidden/>
    <w:unhideWhenUsed/>
    <w:rsid w:val="00AC55E2"/>
    <w:rPr>
      <w:b/>
      <w:bCs/>
    </w:rPr>
  </w:style>
  <w:style w:type="character" w:customStyle="1" w:styleId="CommentSubjectChar">
    <w:name w:val="Comment Subject Char"/>
    <w:basedOn w:val="CommentTextChar"/>
    <w:link w:val="CommentSubject"/>
    <w:uiPriority w:val="99"/>
    <w:semiHidden/>
    <w:rsid w:val="00AC55E2"/>
    <w:rPr>
      <w:b/>
      <w:bCs/>
      <w:sz w:val="20"/>
      <w:szCs w:val="20"/>
    </w:rPr>
  </w:style>
  <w:style w:type="character" w:styleId="Hyperlink">
    <w:name w:val="Hyperlink"/>
    <w:basedOn w:val="DefaultParagraphFont"/>
    <w:uiPriority w:val="99"/>
    <w:unhideWhenUsed/>
    <w:rsid w:val="00DC3795"/>
    <w:rPr>
      <w:color w:val="0000FF" w:themeColor="hyperlink"/>
      <w:u w:val="single"/>
    </w:rPr>
  </w:style>
  <w:style w:type="character" w:styleId="UnresolvedMention">
    <w:name w:val="Unresolved Mention"/>
    <w:basedOn w:val="DefaultParagraphFont"/>
    <w:uiPriority w:val="99"/>
    <w:semiHidden/>
    <w:unhideWhenUsed/>
    <w:rsid w:val="00DC3795"/>
    <w:rPr>
      <w:color w:val="605E5C"/>
      <w:shd w:val="clear" w:color="auto" w:fill="E1DFDD"/>
    </w:rPr>
  </w:style>
  <w:style w:type="character" w:styleId="FollowedHyperlink">
    <w:name w:val="FollowedHyperlink"/>
    <w:basedOn w:val="DefaultParagraphFont"/>
    <w:uiPriority w:val="99"/>
    <w:semiHidden/>
    <w:unhideWhenUsed/>
    <w:rsid w:val="000C5512"/>
    <w:rPr>
      <w:color w:val="800080" w:themeColor="followedHyperlink"/>
      <w:u w:val="single"/>
    </w:rPr>
  </w:style>
  <w:style w:type="paragraph" w:styleId="ListParagraph">
    <w:name w:val="List Paragraph"/>
    <w:basedOn w:val="Normal"/>
    <w:uiPriority w:val="34"/>
    <w:qFormat/>
    <w:rsid w:val="00442B0A"/>
    <w:pPr>
      <w:ind w:left="720"/>
      <w:contextualSpacing/>
    </w:pPr>
  </w:style>
  <w:style w:type="paragraph" w:styleId="Revision">
    <w:name w:val="Revision"/>
    <w:hidden/>
    <w:uiPriority w:val="99"/>
    <w:semiHidden/>
    <w:rsid w:val="008A650A"/>
    <w:pPr>
      <w:spacing w:line="240" w:lineRule="auto"/>
    </w:pPr>
  </w:style>
  <w:style w:type="paragraph" w:styleId="Bibliography">
    <w:name w:val="Bibliography"/>
    <w:basedOn w:val="Normal"/>
    <w:next w:val="Normal"/>
    <w:uiPriority w:val="37"/>
    <w:unhideWhenUsed/>
    <w:rsid w:val="00EC1BAB"/>
    <w:pPr>
      <w:tabs>
        <w:tab w:val="left" w:pos="624"/>
      </w:tabs>
      <w:spacing w:line="240" w:lineRule="auto"/>
      <w:ind w:left="624" w:hanging="624"/>
    </w:pPr>
  </w:style>
  <w:style w:type="paragraph" w:styleId="NormalWeb">
    <w:name w:val="Normal (Web)"/>
    <w:basedOn w:val="Normal"/>
    <w:uiPriority w:val="99"/>
    <w:semiHidden/>
    <w:unhideWhenUsed/>
    <w:rsid w:val="00593155"/>
    <w:rPr>
      <w:rFonts w:ascii="Times New Roman" w:hAnsi="Times New Roman" w:cs="Times New Roman"/>
      <w:sz w:val="24"/>
      <w:szCs w:val="24"/>
    </w:rPr>
  </w:style>
  <w:style w:type="table" w:styleId="TableGrid">
    <w:name w:val="Table Grid"/>
    <w:basedOn w:val="TableNormal"/>
    <w:uiPriority w:val="39"/>
    <w:rsid w:val="001E081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8C067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3dsystems.com/3d-printers/sla-750"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D0CAE9BD-D916-4DDC-972A-A6DB8F086C80}">
    <t:Anchor>
      <t:Comment id="821076269"/>
    </t:Anchor>
    <t:History>
      <t:Event id="{32BB679C-217E-4887-ACA6-D250FDDE859D}" time="2026-01-29T18:39:26.439Z">
        <t:Attribution userId="S::zp2675@eid.utexas.edu::68c9fd8e-4e0c-472d-a289-1f849bfe41e3" userProvider="AD" userName="Page, Zachariah A"/>
        <t:Anchor>
          <t:Comment id="821076269"/>
        </t:Anchor>
        <t:Create/>
      </t:Event>
      <t:Event id="{F30E641E-235A-476A-BB05-F9DC69EEA678}" time="2026-01-29T18:39:26.439Z">
        <t:Attribution userId="S::zp2675@eid.utexas.edu::68c9fd8e-4e0c-472d-a289-1f849bfe41e3" userProvider="AD" userName="Page, Zachariah A"/>
        <t:Anchor>
          <t:Comment id="821076269"/>
        </t:Anchor>
        <t:Assign userId="S::xc5555@eid.utexas.edu::e5b37f66-269a-4646-880e-2c1419e6f803" userProvider="AD" userName="Chen, Xiaofeng"/>
      </t:Event>
      <t:Event id="{CD22826E-F72E-4F42-B41A-3E472BB0C8B8}" time="2026-01-29T18:39:26.439Z">
        <t:Attribution userId="S::zp2675@eid.utexas.edu::68c9fd8e-4e0c-472d-a289-1f849bfe41e3" userProvider="AD" userName="Page, Zachariah A"/>
        <t:Anchor>
          <t:Comment id="821076269"/>
        </t:Anchor>
        <t:SetTitle title="@Chen, Xiaofeng - embed zotero references into this section to answer the questions as noted below and draft one cohesive paragraph."/>
      </t:Event>
    </t:History>
  </t:Task>
  <t:Task id="{B2C459FB-D9B3-455A-9588-F289F9E3D1B9}">
    <t:Anchor>
      <t:Comment id="1455361986"/>
    </t:Anchor>
    <t:History>
      <t:Event id="{00EBCF69-6B5E-42C8-BA41-5A4CD21F6DF6}" time="2026-04-20T16:20:51.577Z">
        <t:Attribution userId="S::zp2675@eid.utexas.edu::68c9fd8e-4e0c-472d-a289-1f849bfe41e3" userProvider="AD" userName="Page, Zachariah A"/>
        <t:Anchor>
          <t:Comment id="1227683900"/>
        </t:Anchor>
        <t:Create/>
      </t:Event>
      <t:Event id="{ADBE5C14-7F13-4EDB-8B85-7344F73C285D}" time="2026-04-20T16:20:51.577Z">
        <t:Attribution userId="S::zp2675@eid.utexas.edu::68c9fd8e-4e0c-472d-a289-1f849bfe41e3" userProvider="AD" userName="Page, Zachariah A"/>
        <t:Anchor>
          <t:Comment id="1227683900"/>
        </t:Anchor>
        <t:Assign userId="S::tsy242@eid.utexas.edu::619c76e6-b30b-4bdc-971a-80569c887b29" userProvider="AD" userName="Yap, Timothy"/>
      </t:Event>
      <t:Event id="{1CEB71F4-A66F-471B-BD32-DDBBD8B756B0}" time="2026-04-20T16:20:51.577Z">
        <t:Attribution userId="S::zp2675@eid.utexas.edu::68c9fd8e-4e0c-472d-a289-1f849bfe41e3" userProvider="AD" userName="Page, Zachariah A"/>
        <t:Anchor>
          <t:Comment id="1227683900"/>
        </t:Anchor>
        <t:SetTitle title="@Yap, Timothy - check out microDLP printers. There should be commercial options that get you down to 10 um pixel resolution or less. 3D Systems sells primarily printers for large scale manufacturing"/>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72E4E0BE4827489DA88A5CF810E004" ma:contentTypeVersion="3" ma:contentTypeDescription="Create a new document." ma:contentTypeScope="" ma:versionID="6911b03a6c39c3a788080ce0531d4c48">
  <xsd:schema xmlns:xsd="http://www.w3.org/2001/XMLSchema" xmlns:xs="http://www.w3.org/2001/XMLSchema" xmlns:p="http://schemas.microsoft.com/office/2006/metadata/properties" xmlns:ns2="21f03135-1aea-4307-b332-7965385e5ade" targetNamespace="http://schemas.microsoft.com/office/2006/metadata/properties" ma:root="true" ma:fieldsID="46a11905e0a3a29865f7f5f1af10f32c" ns2:_="">
    <xsd:import namespace="21f03135-1aea-4307-b332-7965385e5ad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f03135-1aea-4307-b332-7965385e5a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51D124-2D55-433B-8010-468DF7D3E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f03135-1aea-4307-b332-7965385e5a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0D3550-46B1-47AA-81F8-7B764E3C11C2}">
  <ds:schemaRefs>
    <ds:schemaRef ds:uri="http://schemas.openxmlformats.org/officeDocument/2006/bibliography"/>
  </ds:schemaRefs>
</ds:datastoreItem>
</file>

<file path=customXml/itemProps3.xml><?xml version="1.0" encoding="utf-8"?>
<ds:datastoreItem xmlns:ds="http://schemas.openxmlformats.org/officeDocument/2006/customXml" ds:itemID="{A015FB93-1962-4294-BD89-29C20DC4A60E}">
  <ds:schemaRefs>
    <ds:schemaRef ds:uri="http://schemas.microsoft.com/sharepoint/v3/contenttype/forms"/>
  </ds:schemaRefs>
</ds:datastoreItem>
</file>

<file path=customXml/itemProps4.xml><?xml version="1.0" encoding="utf-8"?>
<ds:datastoreItem xmlns:ds="http://schemas.openxmlformats.org/officeDocument/2006/customXml" ds:itemID="{1FC681F4-BCD0-4CD0-9093-164C5B4827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14086</Words>
  <Characters>80293</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zapage</dc:creator>
  <cp:keywords/>
  <cp:lastModifiedBy>Qingzhe Wang</cp:lastModifiedBy>
  <cp:revision>3</cp:revision>
  <dcterms:created xsi:type="dcterms:W3CDTF">2026-10-07T02:35:00Z</dcterms:created>
  <dcterms:modified xsi:type="dcterms:W3CDTF">2026-10-07T15:58:00Z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id="fAj5OqOs"/&gt;&lt;style id="http://www.zotero.org/styles/american-chemical-society" hasBibliography="1" bibliographyStyleHasBeenSet="1"/&gt;&lt;prefs&gt;&lt;pref name="fieldType" value="Field"/&gt;&lt;/prefs&gt;&lt;/data&gt;</vt:lpwstr>
  </property>
  <property fmtid="{D5CDD505-2E9C-101B-9397-08002B2CF9AE}" pid="3" name="ContentTypeId">
    <vt:lpwstr>0x010100F972E4E0BE4827489DA88A5CF810E004</vt:lpwstr>
  </property>
</Properties>
</file>